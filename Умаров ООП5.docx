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1"/>
        <w:tblW w:w="9355" w:type="dxa"/>
        <w:tblLayout w:type="fixed"/>
        <w:tblLook w:val="04A0" w:firstRow="1" w:lastRow="0" w:firstColumn="1" w:lastColumn="0" w:noHBand="0" w:noVBand="1"/>
      </w:tblPr>
      <w:tblGrid>
        <w:gridCol w:w="9355"/>
      </w:tblGrid>
      <w:tr w:rsidR="00B42EE1" w14:paraId="70313832" w14:textId="77777777">
        <w:tc>
          <w:tcPr>
            <w:tcW w:w="9355" w:type="dxa"/>
            <w:tcBorders>
              <w:top w:val="nil"/>
              <w:left w:val="nil"/>
              <w:bottom w:val="single" w:sz="18" w:space="0" w:color="000000"/>
              <w:right w:val="nil"/>
            </w:tcBorders>
          </w:tcPr>
          <w:p w14:paraId="7647A95A" w14:textId="77777777" w:rsidR="00B42EE1" w:rsidRDefault="00DB6096">
            <w:pPr>
              <w:ind w:firstLine="0"/>
              <w:jc w:val="center"/>
              <w:rPr>
                <w:b/>
              </w:rPr>
            </w:pPr>
            <w:r>
              <w:rPr>
                <w:rFonts w:eastAsia="Calibri" w:cs="Times New Roman"/>
                <w:b/>
              </w:rPr>
              <w:t>Министерство образования и науки Российской Федерации</w:t>
            </w:r>
          </w:p>
          <w:p w14:paraId="3638E199" w14:textId="77777777" w:rsidR="00B42EE1" w:rsidRDefault="00DB6096">
            <w:pPr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Федеральное государственное автономное образовательное</w:t>
            </w:r>
          </w:p>
          <w:p w14:paraId="3F3386D2" w14:textId="77777777" w:rsidR="00B42EE1" w:rsidRDefault="00DB6096">
            <w:pPr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учреждение высшего образования</w:t>
            </w:r>
          </w:p>
          <w:p w14:paraId="36C7F0C5" w14:textId="77777777" w:rsidR="00B42EE1" w:rsidRDefault="00DB6096">
            <w:pPr>
              <w:ind w:firstLine="0"/>
              <w:jc w:val="center"/>
              <w:rPr>
                <w:b/>
              </w:rPr>
            </w:pPr>
            <w:r>
              <w:rPr>
                <w:rFonts w:eastAsia="Calibri" w:cs="Times New Roman"/>
                <w:b/>
              </w:rPr>
              <w:t>«НАЦИОНАЛЬНЫЙ ИССЛЕДОВАТЕЛЬСКИЙ</w:t>
            </w:r>
          </w:p>
          <w:p w14:paraId="2F6C7E2C" w14:textId="77777777" w:rsidR="00B42EE1" w:rsidRDefault="00DB6096">
            <w:pPr>
              <w:spacing w:line="276" w:lineRule="auto"/>
              <w:ind w:firstLine="0"/>
              <w:jc w:val="center"/>
              <w:rPr>
                <w:b/>
              </w:rPr>
            </w:pPr>
            <w:r>
              <w:rPr>
                <w:rFonts w:eastAsia="Calibri" w:cs="Times New Roman"/>
                <w:b/>
              </w:rPr>
              <w:t>ТОМСКИЙ ПОЛИТЕХНИЧЕСКИЙ УНИВЕРСИТЕТ»</w:t>
            </w:r>
          </w:p>
        </w:tc>
      </w:tr>
    </w:tbl>
    <w:p w14:paraId="2B45CAAE" w14:textId="77777777" w:rsidR="00B42EE1" w:rsidRDefault="00B42EE1">
      <w:pPr>
        <w:ind w:firstLine="0"/>
        <w:jc w:val="left"/>
        <w:rPr>
          <w:rFonts w:eastAsia="Calibri" w:cs="Times New Roman"/>
        </w:rPr>
      </w:pPr>
    </w:p>
    <w:p w14:paraId="2F7D3A12" w14:textId="77777777" w:rsidR="00B42EE1" w:rsidRDefault="00DB6096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Подразделение: Инженерная школа энергетики</w:t>
      </w:r>
    </w:p>
    <w:p w14:paraId="72299B9A" w14:textId="77777777" w:rsidR="00B42EE1" w:rsidRDefault="00DB6096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Направление подготовки: 09.04.03 – Прикладная информатика</w:t>
      </w:r>
    </w:p>
    <w:p w14:paraId="414365B2" w14:textId="77777777" w:rsidR="00B42EE1" w:rsidRDefault="00DB6096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Отделение: Электроэнергетики и электротехники</w:t>
      </w:r>
    </w:p>
    <w:p w14:paraId="51A13627" w14:textId="77777777" w:rsidR="00B42EE1" w:rsidRDefault="00B42EE1">
      <w:pPr>
        <w:ind w:firstLine="0"/>
        <w:jc w:val="center"/>
        <w:rPr>
          <w:rFonts w:eastAsia="Calibri" w:cs="Times New Roman"/>
          <w:b/>
          <w:caps/>
        </w:rPr>
      </w:pPr>
    </w:p>
    <w:p w14:paraId="30A763DD" w14:textId="77777777" w:rsidR="00B42EE1" w:rsidRDefault="00B42EE1">
      <w:pPr>
        <w:ind w:firstLine="0"/>
        <w:jc w:val="center"/>
        <w:rPr>
          <w:rFonts w:eastAsia="Calibri" w:cs="Times New Roman"/>
          <w:b/>
          <w:caps/>
        </w:rPr>
      </w:pPr>
    </w:p>
    <w:p w14:paraId="20AEEC21" w14:textId="77777777" w:rsidR="00B42EE1" w:rsidRDefault="00B42EE1">
      <w:pPr>
        <w:ind w:firstLine="0"/>
        <w:jc w:val="center"/>
        <w:rPr>
          <w:rFonts w:eastAsia="Calibri" w:cs="Times New Roman"/>
          <w:b/>
          <w:caps/>
        </w:rPr>
      </w:pPr>
    </w:p>
    <w:p w14:paraId="71A57578" w14:textId="77777777" w:rsidR="00B42EE1" w:rsidRDefault="00DB6096">
      <w:pPr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7398615F" w14:textId="77777777" w:rsidR="00B42EE1" w:rsidRDefault="00DB6096">
      <w:pPr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Отчёт по лабораторной работе №5</w:t>
      </w:r>
    </w:p>
    <w:p w14:paraId="37DC5F31" w14:textId="77777777" w:rsidR="00B42EE1" w:rsidRDefault="00DB6096">
      <w:pPr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по дисциплине: «Основы объектно-ориентированного программирования»</w:t>
      </w:r>
    </w:p>
    <w:tbl>
      <w:tblPr>
        <w:tblStyle w:val="11"/>
        <w:tblpPr w:leftFromText="180" w:rightFromText="180" w:vertAnchor="page" w:horzAnchor="margin" w:tblpY="9211"/>
        <w:tblW w:w="5000" w:type="pct"/>
        <w:tblLayout w:type="fixed"/>
        <w:tblLook w:val="04A0" w:firstRow="1" w:lastRow="0" w:firstColumn="1" w:lastColumn="0" w:noHBand="0" w:noVBand="1"/>
      </w:tblPr>
      <w:tblGrid>
        <w:gridCol w:w="1835"/>
        <w:gridCol w:w="2325"/>
        <w:gridCol w:w="1217"/>
        <w:gridCol w:w="1667"/>
        <w:gridCol w:w="243"/>
        <w:gridCol w:w="2351"/>
      </w:tblGrid>
      <w:tr w:rsidR="00B42EE1" w14:paraId="18755A10" w14:textId="77777777">
        <w:tc>
          <w:tcPr>
            <w:tcW w:w="415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3CA103" w14:textId="0CD450A7" w:rsidR="00B42EE1" w:rsidRDefault="00DB6096" w:rsidP="00BD753A">
            <w:pPr>
              <w:ind w:firstLine="0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Выполнил студент гр. О-5КМ</w:t>
            </w:r>
            <w:r w:rsidR="00BD753A">
              <w:rPr>
                <w:rFonts w:eastAsia="Calibri" w:cs="Times New Roman"/>
              </w:rPr>
              <w:t>2</w:t>
            </w:r>
            <w:r>
              <w:rPr>
                <w:rFonts w:eastAsia="Calibri" w:cs="Times New Roman"/>
              </w:rPr>
              <w:t>1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F9AB22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271648" w14:textId="77777777" w:rsidR="00B42EE1" w:rsidRDefault="00DB6096">
            <w:pPr>
              <w:ind w:firstLine="0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__________</w:t>
            </w:r>
          </w:p>
        </w:tc>
        <w:tc>
          <w:tcPr>
            <w:tcW w:w="259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8ECDAF" w14:textId="62B2F5A9" w:rsidR="00B42EE1" w:rsidRPr="00BD753A" w:rsidRDefault="00BD753A">
            <w:pPr>
              <w:ind w:firstLine="0"/>
              <w:jc w:val="right"/>
              <w:rPr>
                <w:u w:val="single"/>
              </w:rPr>
            </w:pPr>
            <w:r>
              <w:rPr>
                <w:rFonts w:eastAsia="Calibri" w:cs="Times New Roman"/>
                <w:u w:val="single"/>
              </w:rPr>
              <w:t>Умаров Г.Е.</w:t>
            </w:r>
          </w:p>
        </w:tc>
      </w:tr>
      <w:tr w:rsidR="00B42EE1" w14:paraId="22E92A03" w14:textId="77777777">
        <w:tc>
          <w:tcPr>
            <w:tcW w:w="415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0CE716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0A1793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37416A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59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D53F46" w14:textId="77777777" w:rsidR="00B42EE1" w:rsidRDefault="00B42EE1">
            <w:pPr>
              <w:ind w:firstLine="0"/>
              <w:rPr>
                <w:sz w:val="20"/>
              </w:rPr>
            </w:pPr>
          </w:p>
        </w:tc>
      </w:tr>
      <w:tr w:rsidR="00B42EE1" w14:paraId="3748DC30" w14:textId="77777777">
        <w:tc>
          <w:tcPr>
            <w:tcW w:w="415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FD76CD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C37BC7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704AF3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59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F814F5" w14:textId="0228F334" w:rsidR="00B42EE1" w:rsidRDefault="001F4868" w:rsidP="00BD753A">
            <w:pPr>
              <w:ind w:firstLine="0"/>
              <w:jc w:val="right"/>
              <w:rPr>
                <w:sz w:val="24"/>
                <w:szCs w:val="24"/>
                <w:u w:val="single"/>
              </w:rPr>
            </w:pPr>
            <w:r>
              <w:rPr>
                <w:rFonts w:eastAsia="Calibri" w:cs="Times New Roman"/>
                <w:szCs w:val="24"/>
                <w:u w:val="single"/>
              </w:rPr>
              <w:t>13</w:t>
            </w:r>
            <w:r w:rsidR="00DB6096">
              <w:rPr>
                <w:rFonts w:eastAsia="Calibri" w:cs="Times New Roman"/>
                <w:szCs w:val="24"/>
                <w:u w:val="single"/>
              </w:rPr>
              <w:t xml:space="preserve"> июня 202</w:t>
            </w:r>
            <w:r w:rsidR="00BD753A">
              <w:rPr>
                <w:rFonts w:eastAsia="Calibri" w:cs="Times New Roman"/>
                <w:szCs w:val="24"/>
                <w:u w:val="single"/>
              </w:rPr>
              <w:t>4</w:t>
            </w:r>
            <w:r w:rsidR="00DB6096">
              <w:rPr>
                <w:rFonts w:eastAsia="Calibri" w:cs="Times New Roman"/>
                <w:szCs w:val="24"/>
                <w:u w:val="single"/>
              </w:rPr>
              <w:t xml:space="preserve"> г.</w:t>
            </w:r>
          </w:p>
        </w:tc>
      </w:tr>
      <w:tr w:rsidR="00B42EE1" w14:paraId="791E29BF" w14:textId="77777777">
        <w:tc>
          <w:tcPr>
            <w:tcW w:w="415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33E779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43ABC1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20D7B1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</w:tcPr>
          <w:p w14:paraId="60FF78AA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C50A05" w14:textId="77777777" w:rsidR="00B42EE1" w:rsidRDefault="00B42EE1">
            <w:pPr>
              <w:ind w:firstLine="0"/>
              <w:rPr>
                <w:sz w:val="20"/>
              </w:rPr>
            </w:pPr>
          </w:p>
        </w:tc>
      </w:tr>
      <w:tr w:rsidR="00B42EE1" w14:paraId="0E97BC7A" w14:textId="77777777"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346C9D" w14:textId="77777777" w:rsidR="00B42EE1" w:rsidRDefault="00DB6096">
            <w:pPr>
              <w:ind w:firstLine="0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Отчёт принял</w:t>
            </w:r>
          </w:p>
        </w:tc>
        <w:tc>
          <w:tcPr>
            <w:tcW w:w="23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378FFD" w14:textId="77777777" w:rsidR="00B42EE1" w:rsidRDefault="00DB6096">
            <w:pPr>
              <w:ind w:firstLine="0"/>
              <w:rPr>
                <w:u w:val="single"/>
              </w:rPr>
            </w:pPr>
            <w:r>
              <w:rPr>
                <w:rFonts w:eastAsia="Calibri" w:cs="Times New Roman"/>
                <w:u w:val="single"/>
              </w:rPr>
              <w:t>доцент, к.т.н.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9BA54A" w14:textId="77777777" w:rsidR="00B42EE1" w:rsidRDefault="00B42EE1">
            <w:pPr>
              <w:rPr>
                <w:u w:val="single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20F38D" w14:textId="77777777" w:rsidR="00B42EE1" w:rsidRDefault="00DB6096">
            <w:pPr>
              <w:ind w:firstLine="0"/>
              <w:rPr>
                <w:szCs w:val="28"/>
              </w:rPr>
            </w:pPr>
            <w:r>
              <w:rPr>
                <w:rFonts w:eastAsia="Calibri" w:cs="Times New Roman"/>
                <w:szCs w:val="28"/>
              </w:rPr>
              <w:t>__________</w:t>
            </w: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2C6919" w14:textId="77777777" w:rsidR="00B42EE1" w:rsidRDefault="00B42EE1">
            <w:pPr>
              <w:ind w:firstLine="0"/>
              <w:rPr>
                <w:szCs w:val="28"/>
              </w:rPr>
            </w:pPr>
          </w:p>
        </w:tc>
        <w:tc>
          <w:tcPr>
            <w:tcW w:w="2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C8CE1C" w14:textId="77777777" w:rsidR="00B42EE1" w:rsidRDefault="00DB6096">
            <w:pPr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>
              <w:rPr>
                <w:rFonts w:eastAsia="Calibri" w:cs="Times New Roman"/>
                <w:szCs w:val="28"/>
                <w:u w:val="single"/>
              </w:rPr>
              <w:t>Калентьев</w:t>
            </w:r>
            <w:proofErr w:type="spellEnd"/>
            <w:r>
              <w:rPr>
                <w:rFonts w:eastAsia="Calibri" w:cs="Times New Roman"/>
                <w:szCs w:val="28"/>
                <w:u w:val="single"/>
              </w:rPr>
              <w:t xml:space="preserve"> А. А.</w:t>
            </w:r>
          </w:p>
        </w:tc>
      </w:tr>
      <w:tr w:rsidR="00B42EE1" w14:paraId="01F73A2E" w14:textId="77777777"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263F8D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23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60FD02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D70813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5D8C48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</w:tcPr>
          <w:p w14:paraId="1ADB75A8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3D7D27" w14:textId="77777777" w:rsidR="00B42EE1" w:rsidRDefault="00B42EE1">
            <w:pPr>
              <w:ind w:firstLine="0"/>
              <w:rPr>
                <w:sz w:val="20"/>
              </w:rPr>
            </w:pPr>
          </w:p>
        </w:tc>
      </w:tr>
      <w:tr w:rsidR="00B42EE1" w14:paraId="3EF24010" w14:textId="77777777"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7FB7AD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23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B62DD6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0927E1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4B8F5D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59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C7897C" w14:textId="1162736C" w:rsidR="00B42EE1" w:rsidRDefault="00DB6096" w:rsidP="00BD753A">
            <w:pPr>
              <w:ind w:firstLine="0"/>
              <w:jc w:val="righ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_________ 202</w:t>
            </w:r>
            <w:r w:rsidR="00BD753A">
              <w:rPr>
                <w:rFonts w:eastAsia="Calibri" w:cs="Times New Roman"/>
              </w:rPr>
              <w:t>4</w:t>
            </w:r>
            <w:r>
              <w:rPr>
                <w:rFonts w:eastAsia="Calibri" w:cs="Times New Roman"/>
              </w:rPr>
              <w:t xml:space="preserve"> г.</w:t>
            </w:r>
          </w:p>
        </w:tc>
      </w:tr>
    </w:tbl>
    <w:p w14:paraId="6E907815" w14:textId="77777777" w:rsidR="00B42EE1" w:rsidRDefault="00B42EE1">
      <w:pPr>
        <w:spacing w:after="1680"/>
        <w:ind w:firstLine="0"/>
        <w:jc w:val="center"/>
        <w:rPr>
          <w:rFonts w:eastAsia="Calibri" w:cs="Times New Roman"/>
        </w:rPr>
      </w:pPr>
    </w:p>
    <w:p w14:paraId="375BA867" w14:textId="77777777" w:rsidR="00B42EE1" w:rsidRDefault="00B42EE1">
      <w:pPr>
        <w:spacing w:after="1680"/>
        <w:ind w:firstLine="0"/>
        <w:jc w:val="center"/>
        <w:rPr>
          <w:rFonts w:eastAsia="Calibri" w:cs="Times New Roman"/>
        </w:rPr>
      </w:pPr>
    </w:p>
    <w:p w14:paraId="52584B1D" w14:textId="7F6E87E6" w:rsidR="00B42EE1" w:rsidRPr="00BD753A" w:rsidRDefault="00BD753A">
      <w:pPr>
        <w:spacing w:after="1680"/>
        <w:ind w:firstLine="0"/>
        <w:jc w:val="center"/>
        <w:rPr>
          <w:rFonts w:eastAsia="Calibri" w:cs="Times New Roman"/>
          <w:lang w:val="en-US"/>
        </w:rPr>
      </w:pPr>
      <w:r>
        <w:rPr>
          <w:rFonts w:eastAsia="Calibri" w:cs="Times New Roman"/>
        </w:rPr>
        <w:t>Томск 202</w:t>
      </w:r>
      <w:r>
        <w:rPr>
          <w:rFonts w:eastAsia="Calibri" w:cs="Times New Roman"/>
          <w:lang w:val="en-US"/>
        </w:rPr>
        <w:t>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497332144"/>
        <w:docPartObj>
          <w:docPartGallery w:val="Table of Contents"/>
          <w:docPartUnique/>
        </w:docPartObj>
      </w:sdtPr>
      <w:sdtEndPr/>
      <w:sdtContent>
        <w:p w14:paraId="20466D41" w14:textId="77777777" w:rsidR="00B42EE1" w:rsidRDefault="00DB6096">
          <w:pPr>
            <w:pStyle w:val="ae"/>
            <w:jc w:val="center"/>
            <w:rPr>
              <w:rFonts w:ascii="Times New Roman" w:hAnsi="Times New Roman" w:cs="Times New Roman"/>
              <w:b/>
              <w:bCs/>
              <w:color w:val="000000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48DA28A9" w14:textId="77777777" w:rsidR="00B42EE1" w:rsidRDefault="00DB6096">
          <w:pPr>
            <w:pStyle w:val="12"/>
            <w:rPr>
              <w:rFonts w:ascii="Calibri" w:hAnsi="Calibri"/>
              <w:sz w:val="22"/>
              <w:lang w:eastAsia="ru-RU"/>
            </w:rPr>
          </w:pPr>
          <w:r>
            <w:fldChar w:fldCharType="begin"/>
          </w:r>
          <w:r>
            <w:rPr>
              <w:rStyle w:val="a6"/>
              <w:webHidden/>
            </w:rPr>
            <w:instrText xml:space="preserve"> TOC \z \o "1-3" \u \h</w:instrText>
          </w:r>
          <w:r>
            <w:rPr>
              <w:rStyle w:val="a6"/>
            </w:rPr>
            <w:fldChar w:fldCharType="separate"/>
          </w:r>
          <w:hyperlink w:anchor="_Toc136600553">
            <w:r>
              <w:rPr>
                <w:rStyle w:val="a6"/>
                <w:webHidden/>
              </w:rPr>
              <w:t>ВВЕДЕНИЕ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_Toc136600553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6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7456B142" w14:textId="77777777" w:rsidR="00B42EE1" w:rsidRDefault="00ED1CF0">
          <w:pPr>
            <w:pStyle w:val="12"/>
            <w:rPr>
              <w:rFonts w:ascii="Calibri" w:hAnsi="Calibri"/>
              <w:sz w:val="22"/>
              <w:lang w:eastAsia="ru-RU"/>
            </w:rPr>
          </w:pPr>
          <w:hyperlink w:anchor="_Toc136600554">
            <w:r w:rsidR="00DB6096">
              <w:rPr>
                <w:rStyle w:val="a6"/>
                <w:webHidden/>
              </w:rPr>
              <w:t>1 Основная часть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_Toc136600554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4</w:t>
            </w:r>
            <w:r w:rsidR="00DB6096">
              <w:rPr>
                <w:webHidden/>
              </w:rPr>
              <w:fldChar w:fldCharType="end"/>
            </w:r>
          </w:hyperlink>
        </w:p>
        <w:p w14:paraId="3CDB3753" w14:textId="77777777" w:rsidR="00B42EE1" w:rsidRDefault="00ED1CF0">
          <w:pPr>
            <w:pStyle w:val="2"/>
            <w:tabs>
              <w:tab w:val="right" w:leader="dot" w:pos="9628"/>
            </w:tabs>
            <w:rPr>
              <w:rFonts w:ascii="Calibri" w:hAnsi="Calibri"/>
              <w:sz w:val="22"/>
              <w:lang w:eastAsia="ru-RU"/>
            </w:rPr>
          </w:pPr>
          <w:hyperlink w:anchor="_Toc136600555">
            <w:r w:rsidR="00DB6096">
              <w:rPr>
                <w:rStyle w:val="a6"/>
                <w:webHidden/>
              </w:rPr>
              <w:t xml:space="preserve">1.1 </w:t>
            </w:r>
            <w:r w:rsidR="00DB6096">
              <w:rPr>
                <w:rStyle w:val="a6"/>
                <w:lang w:val="en-US"/>
              </w:rPr>
              <w:t>UML</w:t>
            </w:r>
            <w:r w:rsidR="00DB6096">
              <w:rPr>
                <w:rStyle w:val="a6"/>
              </w:rPr>
              <w:t xml:space="preserve"> диаграмма вариантов использования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_Toc136600555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4</w:t>
            </w:r>
            <w:r w:rsidR="00DB6096">
              <w:rPr>
                <w:webHidden/>
              </w:rPr>
              <w:fldChar w:fldCharType="end"/>
            </w:r>
          </w:hyperlink>
        </w:p>
        <w:p w14:paraId="40E638DA" w14:textId="77777777" w:rsidR="00B42EE1" w:rsidRDefault="00ED1CF0">
          <w:pPr>
            <w:pStyle w:val="2"/>
            <w:tabs>
              <w:tab w:val="right" w:leader="dot" w:pos="9628"/>
            </w:tabs>
            <w:rPr>
              <w:rFonts w:ascii="Calibri" w:hAnsi="Calibri"/>
              <w:sz w:val="22"/>
              <w:lang w:eastAsia="ru-RU"/>
            </w:rPr>
          </w:pPr>
          <w:hyperlink w:anchor="_Toc136600556">
            <w:r w:rsidR="00DB6096">
              <w:rPr>
                <w:rStyle w:val="a6"/>
                <w:webHidden/>
              </w:rPr>
              <w:t xml:space="preserve">1.2 </w:t>
            </w:r>
            <w:r w:rsidR="00DB6096">
              <w:rPr>
                <w:rStyle w:val="a6"/>
                <w:lang w:val="en-US"/>
              </w:rPr>
              <w:t>UML</w:t>
            </w:r>
            <w:r w:rsidR="00DB6096">
              <w:rPr>
                <w:rStyle w:val="a6"/>
              </w:rPr>
              <w:t xml:space="preserve"> диаграмма классов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_Toc136600556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5</w:t>
            </w:r>
            <w:r w:rsidR="00DB6096">
              <w:rPr>
                <w:webHidden/>
              </w:rPr>
              <w:fldChar w:fldCharType="end"/>
            </w:r>
          </w:hyperlink>
        </w:p>
        <w:p w14:paraId="5B1FEAE5" w14:textId="77777777" w:rsidR="00B42EE1" w:rsidRDefault="00ED1CF0">
          <w:pPr>
            <w:pStyle w:val="2"/>
            <w:tabs>
              <w:tab w:val="right" w:leader="dot" w:pos="9628"/>
            </w:tabs>
            <w:rPr>
              <w:rFonts w:ascii="Calibri" w:hAnsi="Calibri"/>
              <w:sz w:val="22"/>
              <w:lang w:eastAsia="ru-RU"/>
            </w:rPr>
          </w:pPr>
          <w:hyperlink w:anchor="_Toc136600557">
            <w:r w:rsidR="00DB6096">
              <w:rPr>
                <w:rStyle w:val="a6"/>
                <w:webHidden/>
              </w:rPr>
              <w:t>1.3 Описание классов, образующих связь типа «общее-частное»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_Toc136600557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7</w:t>
            </w:r>
            <w:r w:rsidR="00DB6096">
              <w:rPr>
                <w:webHidden/>
              </w:rPr>
              <w:fldChar w:fldCharType="end"/>
            </w:r>
          </w:hyperlink>
        </w:p>
        <w:p w14:paraId="72833C03" w14:textId="77777777" w:rsidR="00B42EE1" w:rsidRDefault="00ED1CF0">
          <w:pPr>
            <w:pStyle w:val="2"/>
            <w:tabs>
              <w:tab w:val="right" w:leader="dot" w:pos="9628"/>
            </w:tabs>
            <w:rPr>
              <w:rFonts w:ascii="Calibri" w:hAnsi="Calibri"/>
              <w:sz w:val="22"/>
              <w:lang w:eastAsia="ru-RU"/>
            </w:rPr>
          </w:pPr>
          <w:hyperlink w:anchor="_Toc136600558">
            <w:r w:rsidR="00DB6096">
              <w:rPr>
                <w:rStyle w:val="a6"/>
                <w:webHidden/>
              </w:rPr>
              <w:t xml:space="preserve">1.4 Дерево ветвлений </w:t>
            </w:r>
            <w:r w:rsidR="00DB6096">
              <w:rPr>
                <w:rStyle w:val="a6"/>
                <w:lang w:val="en-US"/>
              </w:rPr>
              <w:t>Git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_Toc136600558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9</w:t>
            </w:r>
            <w:r w:rsidR="00DB6096">
              <w:rPr>
                <w:webHidden/>
              </w:rPr>
              <w:fldChar w:fldCharType="end"/>
            </w:r>
          </w:hyperlink>
        </w:p>
        <w:p w14:paraId="2FA243B7" w14:textId="77777777" w:rsidR="00B42EE1" w:rsidRDefault="00ED1CF0">
          <w:pPr>
            <w:pStyle w:val="2"/>
            <w:tabs>
              <w:tab w:val="right" w:leader="dot" w:pos="9628"/>
            </w:tabs>
            <w:rPr>
              <w:rFonts w:ascii="Calibri" w:hAnsi="Calibri"/>
              <w:sz w:val="22"/>
              <w:lang w:eastAsia="ru-RU"/>
            </w:rPr>
          </w:pPr>
          <w:hyperlink w:anchor="_Toc136600559">
            <w:r w:rsidR="00DB6096">
              <w:rPr>
                <w:rStyle w:val="a6"/>
                <w:webHidden/>
              </w:rPr>
              <w:t>1.5 Тестирование программы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_Toc136600559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10</w:t>
            </w:r>
            <w:r w:rsidR="00DB6096">
              <w:rPr>
                <w:webHidden/>
              </w:rPr>
              <w:fldChar w:fldCharType="end"/>
            </w:r>
          </w:hyperlink>
        </w:p>
        <w:p w14:paraId="7F0C8A6F" w14:textId="77777777" w:rsidR="00B42EE1" w:rsidRDefault="00ED1CF0">
          <w:pPr>
            <w:pStyle w:val="12"/>
            <w:rPr>
              <w:rFonts w:ascii="Calibri" w:hAnsi="Calibri"/>
              <w:sz w:val="22"/>
              <w:lang w:eastAsia="ru-RU"/>
            </w:rPr>
          </w:pPr>
          <w:hyperlink w:anchor="_Toc136600560">
            <w:r w:rsidR="00DB6096">
              <w:rPr>
                <w:rStyle w:val="a6"/>
                <w:webHidden/>
              </w:rPr>
              <w:t>СПИСОК ИСПОЛЬЗОВАННЫХ ИСТОЧНИКОВ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_Toc136600560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22</w:t>
            </w:r>
            <w:r w:rsidR="00DB6096">
              <w:rPr>
                <w:webHidden/>
              </w:rPr>
              <w:fldChar w:fldCharType="end"/>
            </w:r>
          </w:hyperlink>
        </w:p>
        <w:p w14:paraId="1F27C50E" w14:textId="77777777" w:rsidR="00B42EE1" w:rsidRDefault="00ED1CF0">
          <w:pPr>
            <w:pStyle w:val="12"/>
            <w:rPr>
              <w:rFonts w:ascii="Calibri" w:hAnsi="Calibri"/>
              <w:sz w:val="22"/>
              <w:lang w:eastAsia="ru-RU"/>
            </w:rPr>
          </w:pPr>
          <w:hyperlink w:anchor="_Toc136600561">
            <w:r w:rsidR="00DB6096">
              <w:rPr>
                <w:rStyle w:val="a6"/>
                <w:webHidden/>
              </w:rPr>
              <w:t>ПРИЛОЖЕНИЕ А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_Toc136600561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23</w:t>
            </w:r>
            <w:r w:rsidR="00DB6096">
              <w:rPr>
                <w:webHidden/>
              </w:rPr>
              <w:fldChar w:fldCharType="end"/>
            </w:r>
          </w:hyperlink>
        </w:p>
        <w:p w14:paraId="53BF5FF5" w14:textId="77777777" w:rsidR="00B42EE1" w:rsidRDefault="00DB6096">
          <w:pPr>
            <w:rPr>
              <w:color w:val="000000"/>
            </w:rPr>
          </w:pPr>
          <w:r>
            <w:rPr>
              <w:color w:val="000000"/>
            </w:rPr>
            <w:fldChar w:fldCharType="end"/>
          </w:r>
        </w:p>
      </w:sdtContent>
    </w:sdt>
    <w:p w14:paraId="6FD12AD8" w14:textId="77777777" w:rsidR="00B42EE1" w:rsidRDefault="00B42EE1">
      <w:pPr>
        <w:spacing w:after="1680"/>
        <w:ind w:firstLine="0"/>
        <w:jc w:val="center"/>
        <w:rPr>
          <w:rFonts w:eastAsia="Calibri" w:cs="Times New Roman"/>
        </w:rPr>
        <w:sectPr w:rsidR="00B42EE1">
          <w:footerReference w:type="default" r:id="rId7"/>
          <w:pgSz w:w="11906" w:h="16838"/>
          <w:pgMar w:top="1134" w:right="567" w:bottom="1134" w:left="1701" w:header="0" w:footer="709" w:gutter="0"/>
          <w:cols w:space="720"/>
          <w:formProt w:val="0"/>
          <w:titlePg/>
          <w:docGrid w:linePitch="381"/>
        </w:sectPr>
      </w:pPr>
    </w:p>
    <w:p w14:paraId="46658F70" w14:textId="77777777" w:rsidR="00B42EE1" w:rsidRDefault="00DB6096">
      <w:pPr>
        <w:spacing w:after="240"/>
        <w:ind w:firstLine="0"/>
        <w:jc w:val="center"/>
        <w:outlineLvl w:val="0"/>
        <w:rPr>
          <w:b/>
          <w:bCs/>
        </w:rPr>
      </w:pPr>
      <w:bookmarkStart w:id="0" w:name="_Toc136600553"/>
      <w:bookmarkStart w:id="1" w:name="_Toc74956671"/>
      <w:bookmarkStart w:id="2" w:name="_Toc74829062"/>
      <w:r>
        <w:rPr>
          <w:b/>
          <w:bCs/>
        </w:rPr>
        <w:lastRenderedPageBreak/>
        <w:t>ВВЕДЕНИЕ</w:t>
      </w:r>
      <w:bookmarkEnd w:id="0"/>
      <w:bookmarkEnd w:id="1"/>
      <w:bookmarkEnd w:id="2"/>
    </w:p>
    <w:p w14:paraId="413C95FA" w14:textId="77777777" w:rsidR="00B42EE1" w:rsidRDefault="00DB6096">
      <w:pPr>
        <w:ind w:firstLine="709"/>
      </w:pPr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 [1].</w:t>
      </w:r>
    </w:p>
    <w:p w14:paraId="4C526CF0" w14:textId="77777777" w:rsidR="00B42EE1" w:rsidRDefault="00DB6096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112A1A38" w14:textId="77777777" w:rsidR="00B42EE1" w:rsidRDefault="00DB6096">
      <w:pPr>
        <w:ind w:firstLine="709"/>
      </w:pPr>
      <w:r>
        <w:t>Для достижения поставленной цели должны быть выполнены следующие задачи:</w:t>
      </w:r>
    </w:p>
    <w:p w14:paraId="173C8075" w14:textId="77777777" w:rsidR="00B42EE1" w:rsidRDefault="00DB6096">
      <w:pPr>
        <w:pStyle w:val="ac"/>
        <w:numPr>
          <w:ilvl w:val="0"/>
          <w:numId w:val="1"/>
        </w:numPr>
      </w:pPr>
      <w:r>
        <w:t>Составление технического задания (далее – ТЗ) на разработанную программу (Приложение А);</w:t>
      </w:r>
    </w:p>
    <w:p w14:paraId="0718BF21" w14:textId="77777777" w:rsidR="00B42EE1" w:rsidRDefault="00DB6096">
      <w:pPr>
        <w:pStyle w:val="ac"/>
        <w:numPr>
          <w:ilvl w:val="0"/>
          <w:numId w:val="1"/>
        </w:numPr>
      </w:pPr>
      <w:r>
        <w:t xml:space="preserve">Составление </w:t>
      </w:r>
      <w:r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5B69186C" w14:textId="77777777" w:rsidR="00B42EE1" w:rsidRDefault="00DB6096">
      <w:pPr>
        <w:pStyle w:val="ac"/>
        <w:numPr>
          <w:ilvl w:val="0"/>
          <w:numId w:val="1"/>
        </w:numPr>
      </w:pPr>
      <w:r>
        <w:t xml:space="preserve">Составление </w:t>
      </w:r>
      <w:r>
        <w:rPr>
          <w:lang w:val="en-US"/>
        </w:rPr>
        <w:t>UML</w:t>
      </w:r>
      <w:r>
        <w:t xml:space="preserve"> диаграммы классов;</w:t>
      </w:r>
    </w:p>
    <w:p w14:paraId="69DAD35B" w14:textId="77777777" w:rsidR="00B42EE1" w:rsidRDefault="00DB6096">
      <w:pPr>
        <w:pStyle w:val="ac"/>
        <w:numPr>
          <w:ilvl w:val="0"/>
          <w:numId w:val="1"/>
        </w:numPr>
      </w:pPr>
      <w:r>
        <w:t>Описание классов, образующих связь типа «общее-частное»</w:t>
      </w:r>
    </w:p>
    <w:p w14:paraId="0AEB2806" w14:textId="77777777" w:rsidR="00B42EE1" w:rsidRDefault="00DB6096">
      <w:pPr>
        <w:pStyle w:val="ac"/>
        <w:numPr>
          <w:ilvl w:val="0"/>
          <w:numId w:val="1"/>
        </w:numPr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7A6B191C" w14:textId="77777777" w:rsidR="00B42EE1" w:rsidRDefault="00DB6096">
      <w:pPr>
        <w:pStyle w:val="ac"/>
        <w:numPr>
          <w:ilvl w:val="0"/>
          <w:numId w:val="1"/>
        </w:numPr>
      </w:pPr>
      <w:r>
        <w:t>Провести тестирование программы.</w:t>
      </w:r>
    </w:p>
    <w:p w14:paraId="79AF4A71" w14:textId="77777777" w:rsidR="00B42EE1" w:rsidRDefault="00DB6096">
      <w:r>
        <w:br w:type="page"/>
      </w:r>
    </w:p>
    <w:p w14:paraId="54C7DA3E" w14:textId="77777777" w:rsidR="00B42EE1" w:rsidRDefault="00DB6096">
      <w:pPr>
        <w:outlineLvl w:val="0"/>
        <w:rPr>
          <w:b/>
          <w:bCs/>
        </w:rPr>
      </w:pPr>
      <w:bookmarkStart w:id="3" w:name="_Toc74829063"/>
      <w:bookmarkStart w:id="4" w:name="_Toc136600554"/>
      <w:bookmarkStart w:id="5" w:name="_Toc74956672"/>
      <w:r>
        <w:rPr>
          <w:b/>
          <w:bCs/>
        </w:rPr>
        <w:lastRenderedPageBreak/>
        <w:t xml:space="preserve">1 </w:t>
      </w:r>
      <w:bookmarkEnd w:id="3"/>
      <w:r>
        <w:rPr>
          <w:b/>
          <w:bCs/>
        </w:rPr>
        <w:t>Основная часть</w:t>
      </w:r>
      <w:bookmarkEnd w:id="4"/>
      <w:bookmarkEnd w:id="5"/>
    </w:p>
    <w:p w14:paraId="120C6CD8" w14:textId="77777777" w:rsidR="00B42EE1" w:rsidRDefault="00DB6096">
      <w:pPr>
        <w:outlineLvl w:val="1"/>
        <w:rPr>
          <w:b/>
          <w:bCs/>
        </w:rPr>
      </w:pPr>
      <w:bookmarkStart w:id="6" w:name="_Toc136600555"/>
      <w:bookmarkStart w:id="7" w:name="_Toc74956673"/>
      <w:bookmarkStart w:id="8" w:name="_Toc74829064"/>
      <w:r>
        <w:rPr>
          <w:b/>
          <w:bCs/>
        </w:rPr>
        <w:t xml:space="preserve">1.1 </w:t>
      </w:r>
      <w:r>
        <w:rPr>
          <w:b/>
          <w:bCs/>
          <w:lang w:val="en-US"/>
        </w:rPr>
        <w:t>UML</w:t>
      </w:r>
      <w:r>
        <w:rPr>
          <w:b/>
          <w:bCs/>
        </w:rPr>
        <w:t xml:space="preserve"> диаграмма вариантов использования</w:t>
      </w:r>
      <w:bookmarkEnd w:id="6"/>
      <w:bookmarkEnd w:id="7"/>
      <w:bookmarkEnd w:id="8"/>
    </w:p>
    <w:p w14:paraId="01B858AA" w14:textId="77777777" w:rsidR="00B42EE1" w:rsidRDefault="00DB6096">
      <w:r>
        <w:t>Вариант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>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182E1C18" w14:textId="77777777" w:rsidR="00B42EE1" w:rsidRDefault="00DB6096">
      <w:r>
        <w:t>Диаграмма вариантов использования для разработанного ПО приведена на рисунке 1.</w:t>
      </w:r>
    </w:p>
    <w:p w14:paraId="3BF89040" w14:textId="1A8D6E9E" w:rsidR="00B42EE1" w:rsidRDefault="00EC132D">
      <w:pPr>
        <w:ind w:firstLine="0"/>
        <w:jc w:val="center"/>
      </w:pPr>
      <w:r>
        <w:rPr>
          <w:noProof/>
          <w:lang w:eastAsia="ru-RU"/>
        </w:rPr>
        <w:pict w14:anchorId="176E4E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0.3pt;height:428.8pt">
            <v:imagedata r:id="rId8" o:title="usecase" croptop="10595f" cropbottom="9016f" cropleft="10328f" cropright="7938f"/>
          </v:shape>
        </w:pict>
      </w:r>
    </w:p>
    <w:p w14:paraId="49C2B553" w14:textId="77777777" w:rsidR="00B42EE1" w:rsidRDefault="00DB6096">
      <w:pPr>
        <w:ind w:firstLine="0"/>
        <w:jc w:val="center"/>
      </w:pPr>
      <w:r>
        <w:t>Рисунок 1 – Диаграмма вариантов использования</w:t>
      </w:r>
    </w:p>
    <w:p w14:paraId="4DB31555" w14:textId="77777777" w:rsidR="00B42EE1" w:rsidRDefault="00DB6096">
      <w:pPr>
        <w:spacing w:after="240"/>
        <w:ind w:firstLine="709"/>
        <w:outlineLvl w:val="1"/>
        <w:rPr>
          <w:b/>
          <w:bCs/>
        </w:rPr>
      </w:pPr>
      <w:bookmarkStart w:id="9" w:name="_Toc136600556"/>
      <w:bookmarkStart w:id="10" w:name="_Toc74956674"/>
      <w:bookmarkStart w:id="11" w:name="_Toc74829065"/>
      <w:r>
        <w:rPr>
          <w:b/>
          <w:bCs/>
        </w:rPr>
        <w:lastRenderedPageBreak/>
        <w:t xml:space="preserve">1.2 </w:t>
      </w:r>
      <w:r>
        <w:rPr>
          <w:b/>
          <w:bCs/>
          <w:lang w:val="en-US"/>
        </w:rPr>
        <w:t>UML</w:t>
      </w:r>
      <w:r>
        <w:rPr>
          <w:b/>
          <w:bCs/>
        </w:rPr>
        <w:t xml:space="preserve"> диаграмма классов</w:t>
      </w:r>
      <w:bookmarkEnd w:id="9"/>
      <w:bookmarkEnd w:id="10"/>
      <w:bookmarkEnd w:id="11"/>
    </w:p>
    <w:p w14:paraId="54C161D5" w14:textId="77777777" w:rsidR="001F4868" w:rsidRPr="001F4868" w:rsidRDefault="001F4868" w:rsidP="001F4868">
      <w:pPr>
        <w:ind w:firstLine="709"/>
      </w:pPr>
      <w:r w:rsidRPr="001F4868">
        <w:t>Одним из ключевых аспектов проектирования программных систем является детальное описание структуры и взаимодействий между объектами. UML-диаграмма классов является основным инструментом для визуализации и документирования этих структурных аспектов. Она позволяет разработчикам представить классы системы, их атрибуты, методы, а также связи между ними, такие как ассоциации, агрегации, композиции и наследование.</w:t>
      </w:r>
    </w:p>
    <w:p w14:paraId="19D2FBBD" w14:textId="77777777" w:rsidR="001F4868" w:rsidRPr="001F4868" w:rsidRDefault="001F4868" w:rsidP="001F4868">
      <w:pPr>
        <w:ind w:firstLine="709"/>
      </w:pPr>
      <w:r w:rsidRPr="001F4868">
        <w:t>Диаграмма классов предоставляет возможность наглядно продемонстрировать, как различные элементы системы взаимосвязаны и как данные передаются и преобразуются внутри системы. Это особенно важно на этапе проектирования, так как позволяет выявить и устранить потенциальные проблемы в архитектуре системы до начала ее реализации.</w:t>
      </w:r>
    </w:p>
    <w:p w14:paraId="21FCC938" w14:textId="77777777" w:rsidR="00B42EE1" w:rsidRDefault="00DB6096">
      <w:pPr>
        <w:ind w:firstLine="709"/>
      </w:pPr>
      <w:r>
        <w:t>Диаграмма классов приведена на рисунке 2.</w:t>
      </w:r>
    </w:p>
    <w:p w14:paraId="79C01E8A" w14:textId="77777777" w:rsidR="00B42EE1" w:rsidRDefault="00B42EE1"/>
    <w:p w14:paraId="5A6092FC" w14:textId="77777777" w:rsidR="00B42EE1" w:rsidRDefault="00DB6096">
      <w:pPr>
        <w:sectPr w:rsidR="00B42EE1">
          <w:footerReference w:type="default" r:id="rId9"/>
          <w:pgSz w:w="11906" w:h="16838"/>
          <w:pgMar w:top="1134" w:right="567" w:bottom="1134" w:left="1701" w:header="0" w:footer="709" w:gutter="0"/>
          <w:cols w:space="720"/>
          <w:formProt w:val="0"/>
          <w:titlePg/>
          <w:docGrid w:linePitch="381"/>
        </w:sectPr>
      </w:pPr>
      <w:r>
        <w:br w:type="page"/>
      </w:r>
    </w:p>
    <w:p w14:paraId="45F3BB51" w14:textId="7A766FAE" w:rsidR="00B42EE1" w:rsidRDefault="00F62B61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4F266C2" wp14:editId="6CD0B968">
            <wp:extent cx="9251950" cy="5255255"/>
            <wp:effectExtent l="0" t="0" r="6350" b="3175"/>
            <wp:docPr id="3" name="Рисунок 3" descr="https://sun9-24.userapi.com/impg/G1fHCnYrO8pIa98VoWW8OPlgvdTov4bHaz9G5g/i5EMRVu4MRo.jpg?size=1507x856&amp;quality=96&amp;sign=79d076eeda2d1f4a7a8349eafe50741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24.userapi.com/impg/G1fHCnYrO8pIa98VoWW8OPlgvdTov4bHaz9G5g/i5EMRVu4MRo.jpg?size=1507x856&amp;quality=96&amp;sign=79d076eeda2d1f4a7a8349eafe50741b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5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5F03D" w14:textId="2CE91C5F" w:rsidR="00B42EE1" w:rsidRDefault="00DB6096">
      <w:pPr>
        <w:ind w:firstLine="0"/>
        <w:jc w:val="center"/>
        <w:sectPr w:rsidR="00B42EE1">
          <w:footerReference w:type="default" r:id="rId11"/>
          <w:pgSz w:w="16838" w:h="11906" w:orient="landscape"/>
          <w:pgMar w:top="1701" w:right="1134" w:bottom="766" w:left="1134" w:header="0" w:footer="709" w:gutter="0"/>
          <w:cols w:space="720"/>
          <w:formProt w:val="0"/>
          <w:docGrid w:linePitch="381"/>
        </w:sectPr>
      </w:pPr>
      <w:r>
        <w:t>Рисунок 2</w:t>
      </w:r>
      <w:r w:rsidR="00BE75AF">
        <w:rPr>
          <w:lang w:val="en-US"/>
        </w:rPr>
        <w:t xml:space="preserve"> </w:t>
      </w:r>
      <w:r w:rsidR="00EC132D">
        <w:rPr>
          <w:lang w:val="en-US"/>
        </w:rPr>
        <w:t>–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</w:t>
      </w:r>
    </w:p>
    <w:p w14:paraId="0BBE1786" w14:textId="77777777" w:rsidR="00B42EE1" w:rsidRDefault="00DB6096">
      <w:pPr>
        <w:spacing w:after="240"/>
        <w:ind w:firstLine="709"/>
        <w:outlineLvl w:val="1"/>
        <w:rPr>
          <w:b/>
          <w:bCs/>
        </w:rPr>
      </w:pPr>
      <w:bookmarkStart w:id="12" w:name="_Toc136600557"/>
      <w:bookmarkStart w:id="13" w:name="_Toc74956675"/>
      <w:bookmarkStart w:id="14" w:name="_Toc74829066"/>
      <w:r>
        <w:rPr>
          <w:b/>
          <w:bCs/>
        </w:rPr>
        <w:lastRenderedPageBreak/>
        <w:t>1.3 Описание классов, образующих связь типа «общее-частное»</w:t>
      </w:r>
      <w:bookmarkEnd w:id="12"/>
      <w:bookmarkEnd w:id="13"/>
      <w:bookmarkEnd w:id="14"/>
    </w:p>
    <w:p w14:paraId="16992E79" w14:textId="77777777" w:rsidR="00B42EE1" w:rsidRDefault="00DB6096">
      <w:pPr>
        <w:spacing w:after="240"/>
        <w:ind w:firstLine="709"/>
      </w:pPr>
      <w:r>
        <w:t xml:space="preserve">В таблице 1 приведено описание абстрактного класса </w:t>
      </w:r>
      <w:proofErr w:type="spellStart"/>
      <w:r>
        <w:rPr>
          <w:i/>
          <w:lang w:val="en-US"/>
        </w:rPr>
        <w:t>FigureBase</w:t>
      </w:r>
      <w:proofErr w:type="spellEnd"/>
      <w:r>
        <w:t xml:space="preserve"> с его полями, свойствами и методами.</w:t>
      </w:r>
    </w:p>
    <w:p w14:paraId="0D9893AE" w14:textId="77777777" w:rsidR="00B42EE1" w:rsidRDefault="00DB6096">
      <w:pPr>
        <w:ind w:firstLine="0"/>
        <w:rPr>
          <w:lang w:val="en-US"/>
        </w:rPr>
      </w:pPr>
      <w:r>
        <w:t xml:space="preserve">Таблица 1 – Описание класса </w:t>
      </w:r>
      <w:proofErr w:type="spellStart"/>
      <w:r>
        <w:rPr>
          <w:i/>
          <w:lang w:val="en-US"/>
        </w:rPr>
        <w:t>FigureBase</w:t>
      </w:r>
      <w:proofErr w:type="spellEnd"/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B42EE1" w14:paraId="007457EA" w14:textId="77777777" w:rsidTr="00E22AD8">
        <w:tc>
          <w:tcPr>
            <w:tcW w:w="3334" w:type="dxa"/>
            <w:vAlign w:val="center"/>
          </w:tcPr>
          <w:p w14:paraId="316624C5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</w:t>
            </w:r>
          </w:p>
        </w:tc>
        <w:tc>
          <w:tcPr>
            <w:tcW w:w="1207" w:type="dxa"/>
            <w:vAlign w:val="center"/>
          </w:tcPr>
          <w:p w14:paraId="369D7A00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</w:t>
            </w:r>
          </w:p>
        </w:tc>
        <w:tc>
          <w:tcPr>
            <w:tcW w:w="4804" w:type="dxa"/>
            <w:vAlign w:val="center"/>
          </w:tcPr>
          <w:p w14:paraId="525E2312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</w:t>
            </w:r>
          </w:p>
        </w:tc>
      </w:tr>
      <w:tr w:rsidR="00B42EE1" w14:paraId="38986714" w14:textId="77777777" w:rsidTr="00E22AD8">
        <w:tc>
          <w:tcPr>
            <w:tcW w:w="9345" w:type="dxa"/>
            <w:gridSpan w:val="3"/>
            <w:vAlign w:val="center"/>
          </w:tcPr>
          <w:p w14:paraId="0A5D4E7A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Описание класса</w:t>
            </w:r>
          </w:p>
        </w:tc>
      </w:tr>
      <w:tr w:rsidR="00B42EE1" w14:paraId="14DB171C" w14:textId="77777777" w:rsidTr="00E22AD8">
        <w:tc>
          <w:tcPr>
            <w:tcW w:w="9345" w:type="dxa"/>
            <w:gridSpan w:val="3"/>
            <w:vAlign w:val="center"/>
          </w:tcPr>
          <w:p w14:paraId="49B7378E" w14:textId="0B7024BF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Класс </w:t>
            </w:r>
            <w:proofErr w:type="spellStart"/>
            <w:r>
              <w:rPr>
                <w:rFonts w:eastAsia="Calibri"/>
                <w:i/>
                <w:sz w:val="24"/>
                <w:lang w:val="en-US"/>
              </w:rPr>
              <w:t>FigureBase</w:t>
            </w:r>
            <w:proofErr w:type="spellEnd"/>
            <w:r>
              <w:rPr>
                <w:rFonts w:eastAsia="Calibri"/>
                <w:sz w:val="24"/>
              </w:rPr>
              <w:t xml:space="preserve"> – абстрактный базовый класс для фигур</w:t>
            </w:r>
          </w:p>
        </w:tc>
      </w:tr>
      <w:tr w:rsidR="00B42EE1" w14:paraId="3AA5F938" w14:textId="77777777" w:rsidTr="00E22AD8">
        <w:tc>
          <w:tcPr>
            <w:tcW w:w="9345" w:type="dxa"/>
            <w:gridSpan w:val="3"/>
            <w:vAlign w:val="center"/>
          </w:tcPr>
          <w:p w14:paraId="34123C74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Свойства</w:t>
            </w:r>
          </w:p>
        </w:tc>
      </w:tr>
      <w:tr w:rsidR="00B42EE1" w14:paraId="07D90FC2" w14:textId="77777777" w:rsidTr="00E22AD8">
        <w:tc>
          <w:tcPr>
            <w:tcW w:w="3334" w:type="dxa"/>
            <w:vAlign w:val="center"/>
          </w:tcPr>
          <w:p w14:paraId="0C56B356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+ </w:t>
            </w:r>
            <w:proofErr w:type="spellStart"/>
            <w:r>
              <w:rPr>
                <w:rFonts w:eastAsia="Calibri"/>
                <w:sz w:val="24"/>
                <w:lang w:val="en-US"/>
              </w:rPr>
              <w:t>FigureType</w:t>
            </w:r>
            <w:proofErr w:type="spellEnd"/>
          </w:p>
        </w:tc>
        <w:tc>
          <w:tcPr>
            <w:tcW w:w="1207" w:type="dxa"/>
            <w:vAlign w:val="center"/>
          </w:tcPr>
          <w:p w14:paraId="752AA37C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7FCEC38E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Тип фигуры.</w:t>
            </w:r>
          </w:p>
          <w:p w14:paraId="3A311400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Абстрактное свойство, переопределяется в производных классах.</w:t>
            </w:r>
          </w:p>
        </w:tc>
      </w:tr>
      <w:tr w:rsidR="00B42EE1" w14:paraId="474F56A3" w14:textId="77777777" w:rsidTr="00E22AD8">
        <w:tc>
          <w:tcPr>
            <w:tcW w:w="3334" w:type="dxa"/>
            <w:vAlign w:val="center"/>
          </w:tcPr>
          <w:p w14:paraId="2D3E2B18" w14:textId="1BB68956" w:rsidR="00B42EE1" w:rsidRPr="00BD753A" w:rsidRDefault="00DB6096" w:rsidP="00BD753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+ </w:t>
            </w:r>
            <w:r w:rsidR="00BD753A">
              <w:rPr>
                <w:rFonts w:eastAsia="Calibri"/>
                <w:sz w:val="24"/>
                <w:lang w:val="en-US"/>
              </w:rPr>
              <w:t>Area</w:t>
            </w:r>
          </w:p>
        </w:tc>
        <w:tc>
          <w:tcPr>
            <w:tcW w:w="1207" w:type="dxa"/>
            <w:vAlign w:val="center"/>
          </w:tcPr>
          <w:p w14:paraId="4507F23D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CE4E2AE" w14:textId="3272BE82" w:rsidR="00B42EE1" w:rsidRDefault="00BD753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Площадь</w:t>
            </w:r>
            <w:r w:rsidR="00DB6096">
              <w:rPr>
                <w:rFonts w:eastAsia="Calibri"/>
                <w:sz w:val="24"/>
              </w:rPr>
              <w:t xml:space="preserve"> фигуры.</w:t>
            </w:r>
          </w:p>
          <w:p w14:paraId="53D902DA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Абстрактное свойство, переопределяется в производных классах.</w:t>
            </w:r>
          </w:p>
        </w:tc>
      </w:tr>
      <w:tr w:rsidR="00B42EE1" w14:paraId="4AF63FDD" w14:textId="77777777" w:rsidTr="00E22AD8">
        <w:tc>
          <w:tcPr>
            <w:tcW w:w="3334" w:type="dxa"/>
            <w:vAlign w:val="center"/>
          </w:tcPr>
          <w:p w14:paraId="49BB8534" w14:textId="22E89ED6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Paramet</w:t>
            </w:r>
            <w:r w:rsidR="007F7591">
              <w:rPr>
                <w:rFonts w:eastAsia="Calibri"/>
                <w:sz w:val="24"/>
                <w:lang w:val="en-US"/>
              </w:rPr>
              <w:t>e</w:t>
            </w:r>
            <w:r>
              <w:rPr>
                <w:rFonts w:eastAsia="Calibri"/>
                <w:sz w:val="24"/>
                <w:lang w:val="en-US"/>
              </w:rPr>
              <w:t>rs</w:t>
            </w:r>
          </w:p>
        </w:tc>
        <w:tc>
          <w:tcPr>
            <w:tcW w:w="1207" w:type="dxa"/>
            <w:vAlign w:val="center"/>
          </w:tcPr>
          <w:p w14:paraId="39F1FB80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134A2EA7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Параметры фигуры.</w:t>
            </w:r>
          </w:p>
          <w:p w14:paraId="1FEC6548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Абстрактное свойство, переопределяется в производных классах.</w:t>
            </w:r>
          </w:p>
        </w:tc>
      </w:tr>
      <w:tr w:rsidR="00B42EE1" w14:paraId="79ADE6EB" w14:textId="77777777" w:rsidTr="00E22AD8">
        <w:tc>
          <w:tcPr>
            <w:tcW w:w="9345" w:type="dxa"/>
            <w:gridSpan w:val="3"/>
            <w:vAlign w:val="center"/>
          </w:tcPr>
          <w:p w14:paraId="63FCF0C7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Методы</w:t>
            </w:r>
          </w:p>
        </w:tc>
      </w:tr>
      <w:tr w:rsidR="00B42EE1" w14:paraId="3233FB7E" w14:textId="77777777" w:rsidTr="00E22AD8">
        <w:tc>
          <w:tcPr>
            <w:tcW w:w="3334" w:type="dxa"/>
            <w:vAlign w:val="center"/>
          </w:tcPr>
          <w:p w14:paraId="1F80C367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#</w:t>
            </w:r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u w:val="single"/>
                <w:lang w:val="en-US"/>
              </w:rPr>
              <w:t>CheckNumber</w:t>
            </w:r>
            <w:proofErr w:type="spellEnd"/>
          </w:p>
        </w:tc>
        <w:tc>
          <w:tcPr>
            <w:tcW w:w="1207" w:type="dxa"/>
            <w:vAlign w:val="center"/>
          </w:tcPr>
          <w:p w14:paraId="29D50DFA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6D85F534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Проверяет корректность ввода параметров фигур</w:t>
            </w:r>
          </w:p>
          <w:p w14:paraId="471CAD5F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  <w:r>
              <w:rPr>
                <w:rFonts w:eastAsia="Calibri"/>
                <w:sz w:val="24"/>
              </w:rPr>
              <w:t xml:space="preserve"> – любой параметр фигуры </w:t>
            </w:r>
          </w:p>
        </w:tc>
      </w:tr>
    </w:tbl>
    <w:p w14:paraId="3A4500EE" w14:textId="77777777" w:rsidR="00B42EE1" w:rsidRPr="00DB7C7B" w:rsidRDefault="00B42EE1"/>
    <w:p w14:paraId="04416D3A" w14:textId="6F1733EC" w:rsidR="00B42EE1" w:rsidRDefault="00DB6096">
      <w:r>
        <w:t xml:space="preserve">В таблицах 2–4 приведены описания классов </w:t>
      </w:r>
      <w:r w:rsidR="00E22AD8">
        <w:rPr>
          <w:lang w:val="en-US"/>
        </w:rPr>
        <w:t>Circle</w:t>
      </w:r>
      <w:r>
        <w:t xml:space="preserve">, </w:t>
      </w:r>
      <w:r w:rsidR="00E22AD8">
        <w:rPr>
          <w:lang w:val="en-US"/>
        </w:rPr>
        <w:t>Rectangle</w:t>
      </w:r>
      <w:r>
        <w:t xml:space="preserve"> и </w:t>
      </w:r>
      <w:r w:rsidR="00E22AD8">
        <w:rPr>
          <w:lang w:val="en-US"/>
        </w:rPr>
        <w:t>Triangle</w:t>
      </w:r>
      <w:r>
        <w:t xml:space="preserve">, которые наследуются от </w:t>
      </w:r>
      <w:proofErr w:type="spellStart"/>
      <w:r>
        <w:rPr>
          <w:i/>
          <w:lang w:val="en-US"/>
        </w:rPr>
        <w:t>FigureBase</w:t>
      </w:r>
      <w:proofErr w:type="spellEnd"/>
      <w:r>
        <w:t>.</w:t>
      </w:r>
    </w:p>
    <w:p w14:paraId="5D07F77A" w14:textId="77777777" w:rsidR="00B42EE1" w:rsidRDefault="00B42EE1"/>
    <w:p w14:paraId="15ADE002" w14:textId="77777777" w:rsidR="00B42EE1" w:rsidRDefault="00B42EE1"/>
    <w:p w14:paraId="4A777AA7" w14:textId="77777777" w:rsidR="00B42EE1" w:rsidRDefault="00B42EE1"/>
    <w:p w14:paraId="64A92EE9" w14:textId="77777777" w:rsidR="00B42EE1" w:rsidRDefault="00B42EE1"/>
    <w:p w14:paraId="682FE7A2" w14:textId="77777777" w:rsidR="00E22AD8" w:rsidRDefault="00E22AD8"/>
    <w:p w14:paraId="10D61848" w14:textId="77777777" w:rsidR="00E22AD8" w:rsidRDefault="00E22AD8"/>
    <w:p w14:paraId="006E4140" w14:textId="77777777" w:rsidR="00E22AD8" w:rsidRDefault="00E22AD8"/>
    <w:p w14:paraId="49797D1B" w14:textId="5968E038" w:rsidR="00B42EE1" w:rsidRDefault="00DB6096">
      <w:pPr>
        <w:spacing w:before="240"/>
        <w:ind w:firstLine="0"/>
        <w:rPr>
          <w:lang w:val="en-US"/>
        </w:rPr>
      </w:pPr>
      <w:r>
        <w:lastRenderedPageBreak/>
        <w:t>Таблица</w:t>
      </w:r>
      <w:r>
        <w:rPr>
          <w:lang w:val="en-US"/>
        </w:rPr>
        <w:t xml:space="preserve"> 2</w:t>
      </w:r>
      <w:r>
        <w:t xml:space="preserve"> – Описание класса </w:t>
      </w:r>
      <w:r w:rsidR="00E22AD8">
        <w:rPr>
          <w:lang w:val="en-US"/>
        </w:rPr>
        <w:t>Circle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B42EE1" w14:paraId="1246A3DA" w14:textId="77777777" w:rsidTr="00E22AD8">
        <w:tc>
          <w:tcPr>
            <w:tcW w:w="3334" w:type="dxa"/>
            <w:vAlign w:val="center"/>
          </w:tcPr>
          <w:p w14:paraId="54C15431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</w:t>
            </w:r>
          </w:p>
        </w:tc>
        <w:tc>
          <w:tcPr>
            <w:tcW w:w="1207" w:type="dxa"/>
            <w:vAlign w:val="center"/>
          </w:tcPr>
          <w:p w14:paraId="17C7BE69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</w:t>
            </w:r>
          </w:p>
        </w:tc>
        <w:tc>
          <w:tcPr>
            <w:tcW w:w="4804" w:type="dxa"/>
            <w:vAlign w:val="center"/>
          </w:tcPr>
          <w:p w14:paraId="64E0771E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</w:t>
            </w:r>
          </w:p>
        </w:tc>
      </w:tr>
      <w:tr w:rsidR="00B42EE1" w14:paraId="527703C3" w14:textId="77777777" w:rsidTr="00E22AD8">
        <w:tc>
          <w:tcPr>
            <w:tcW w:w="9345" w:type="dxa"/>
            <w:gridSpan w:val="3"/>
            <w:vAlign w:val="center"/>
          </w:tcPr>
          <w:p w14:paraId="3B088F87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Описание класса</w:t>
            </w:r>
          </w:p>
        </w:tc>
      </w:tr>
      <w:tr w:rsidR="00B42EE1" w14:paraId="1098D756" w14:textId="77777777" w:rsidTr="00E22AD8">
        <w:tc>
          <w:tcPr>
            <w:tcW w:w="9345" w:type="dxa"/>
            <w:gridSpan w:val="3"/>
            <w:vAlign w:val="center"/>
          </w:tcPr>
          <w:p w14:paraId="3AD821E3" w14:textId="472B1F8A" w:rsidR="00B42EE1" w:rsidRDefault="00DB6096" w:rsidP="00E22AD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Класс </w:t>
            </w:r>
            <w:r w:rsidR="00E22AD8">
              <w:rPr>
                <w:rFonts w:eastAsia="Calibri"/>
                <w:lang w:val="en-US"/>
              </w:rPr>
              <w:t>Circle</w:t>
            </w:r>
            <w:r>
              <w:rPr>
                <w:rFonts w:eastAsia="Calibri"/>
                <w:sz w:val="24"/>
              </w:rPr>
              <w:t xml:space="preserve"> – </w:t>
            </w:r>
            <w:r w:rsidR="00E22AD8">
              <w:rPr>
                <w:rFonts w:eastAsia="Calibri"/>
                <w:sz w:val="24"/>
              </w:rPr>
              <w:t>круг</w:t>
            </w:r>
          </w:p>
        </w:tc>
      </w:tr>
      <w:tr w:rsidR="00B42EE1" w14:paraId="085F66EA" w14:textId="77777777" w:rsidTr="00E22AD8">
        <w:tc>
          <w:tcPr>
            <w:tcW w:w="9345" w:type="dxa"/>
            <w:gridSpan w:val="3"/>
            <w:vAlign w:val="center"/>
          </w:tcPr>
          <w:p w14:paraId="5289B7DC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Поля</w:t>
            </w:r>
          </w:p>
        </w:tc>
      </w:tr>
      <w:tr w:rsidR="00B42EE1" w14:paraId="192A0AAE" w14:textId="77777777" w:rsidTr="00E22AD8">
        <w:tc>
          <w:tcPr>
            <w:tcW w:w="3334" w:type="dxa"/>
            <w:vAlign w:val="center"/>
          </w:tcPr>
          <w:p w14:paraId="4EFBD960" w14:textId="61089A69" w:rsidR="00B42EE1" w:rsidRPr="00E22AD8" w:rsidRDefault="00DB6096" w:rsidP="00E22AD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–</w:t>
            </w:r>
            <w:r>
              <w:rPr>
                <w:rFonts w:eastAsia="Calibri"/>
                <w:sz w:val="24"/>
                <w:lang w:val="en-US"/>
              </w:rPr>
              <w:t>_</w:t>
            </w:r>
            <w:r w:rsidR="00E22AD8">
              <w:rPr>
                <w:rFonts w:eastAsia="Calibri"/>
                <w:sz w:val="24"/>
                <w:lang w:val="en-US"/>
              </w:rPr>
              <w:t>radius</w:t>
            </w:r>
          </w:p>
        </w:tc>
        <w:tc>
          <w:tcPr>
            <w:tcW w:w="1207" w:type="dxa"/>
            <w:vAlign w:val="center"/>
          </w:tcPr>
          <w:p w14:paraId="2ECF24D2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BC46A2C" w14:textId="15138B15" w:rsidR="00B42EE1" w:rsidRDefault="00E22AD8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Радиус круга</w:t>
            </w:r>
          </w:p>
        </w:tc>
      </w:tr>
      <w:tr w:rsidR="00B42EE1" w14:paraId="60F2BA40" w14:textId="77777777" w:rsidTr="00E22AD8">
        <w:tc>
          <w:tcPr>
            <w:tcW w:w="9345" w:type="dxa"/>
            <w:gridSpan w:val="3"/>
            <w:vAlign w:val="center"/>
          </w:tcPr>
          <w:p w14:paraId="2B1F0AEC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Свойства</w:t>
            </w:r>
          </w:p>
        </w:tc>
      </w:tr>
      <w:tr w:rsidR="00B42EE1" w14:paraId="6D626C78" w14:textId="77777777" w:rsidTr="00E22AD8">
        <w:tc>
          <w:tcPr>
            <w:tcW w:w="3334" w:type="dxa"/>
            <w:vAlign w:val="center"/>
          </w:tcPr>
          <w:p w14:paraId="5AE02422" w14:textId="50BD7120" w:rsidR="00B42EE1" w:rsidRDefault="00DB6096" w:rsidP="00E22AD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+ </w:t>
            </w:r>
            <w:r w:rsidR="00E22AD8">
              <w:rPr>
                <w:rFonts w:eastAsia="Calibri"/>
                <w:sz w:val="24"/>
                <w:lang w:val="en-US"/>
              </w:rPr>
              <w:t>Radius</w:t>
            </w:r>
          </w:p>
        </w:tc>
        <w:tc>
          <w:tcPr>
            <w:tcW w:w="1207" w:type="dxa"/>
            <w:vAlign w:val="center"/>
          </w:tcPr>
          <w:p w14:paraId="63D701FE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4A745EB7" w14:textId="0DACEEC1" w:rsidR="00B42EE1" w:rsidRDefault="00E22AD8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Радиус круга</w:t>
            </w:r>
          </w:p>
        </w:tc>
      </w:tr>
      <w:tr w:rsidR="00B42EE1" w14:paraId="5EFFC753" w14:textId="77777777" w:rsidTr="00E22AD8">
        <w:tc>
          <w:tcPr>
            <w:tcW w:w="3334" w:type="dxa"/>
            <w:vAlign w:val="center"/>
          </w:tcPr>
          <w:p w14:paraId="749C9205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 xml:space="preserve">+ </w:t>
            </w:r>
            <w:proofErr w:type="spellStart"/>
            <w:r>
              <w:rPr>
                <w:rFonts w:eastAsia="Calibri"/>
                <w:sz w:val="24"/>
                <w:lang w:val="en-US"/>
              </w:rPr>
              <w:t>FigureType</w:t>
            </w:r>
            <w:proofErr w:type="spellEnd"/>
          </w:p>
        </w:tc>
        <w:tc>
          <w:tcPr>
            <w:tcW w:w="1207" w:type="dxa"/>
            <w:vAlign w:val="center"/>
          </w:tcPr>
          <w:p w14:paraId="359AC4C6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0D7BBC9F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Тип фигуры</w:t>
            </w:r>
          </w:p>
        </w:tc>
      </w:tr>
      <w:tr w:rsidR="00B42EE1" w14:paraId="3D678AD4" w14:textId="77777777" w:rsidTr="00E22AD8">
        <w:tc>
          <w:tcPr>
            <w:tcW w:w="3334" w:type="dxa"/>
            <w:vAlign w:val="center"/>
          </w:tcPr>
          <w:p w14:paraId="158E9166" w14:textId="06EEAFF1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 xml:space="preserve">+ </w:t>
            </w:r>
            <w:proofErr w:type="spellStart"/>
            <w:r>
              <w:rPr>
                <w:rFonts w:eastAsia="Calibri"/>
                <w:sz w:val="24"/>
                <w:lang w:val="en-US"/>
              </w:rPr>
              <w:t>Paramet</w:t>
            </w:r>
            <w:proofErr w:type="spellEnd"/>
            <w:r w:rsidR="007F7591">
              <w:rPr>
                <w:rFonts w:eastAsia="Calibri"/>
                <w:sz w:val="24"/>
              </w:rPr>
              <w:t>е</w:t>
            </w:r>
            <w:proofErr w:type="spellStart"/>
            <w:r>
              <w:rPr>
                <w:rFonts w:eastAsia="Calibri"/>
                <w:sz w:val="24"/>
                <w:lang w:val="en-US"/>
              </w:rPr>
              <w:t>rs</w:t>
            </w:r>
            <w:proofErr w:type="spellEnd"/>
          </w:p>
        </w:tc>
        <w:tc>
          <w:tcPr>
            <w:tcW w:w="1207" w:type="dxa"/>
            <w:vAlign w:val="center"/>
          </w:tcPr>
          <w:p w14:paraId="196CAC28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7915338C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Параметры фигуры</w:t>
            </w:r>
          </w:p>
        </w:tc>
      </w:tr>
      <w:tr w:rsidR="00B42EE1" w14:paraId="2BE616D6" w14:textId="77777777" w:rsidTr="00E22AD8">
        <w:tc>
          <w:tcPr>
            <w:tcW w:w="3334" w:type="dxa"/>
            <w:vAlign w:val="center"/>
          </w:tcPr>
          <w:p w14:paraId="474FB1DF" w14:textId="52A36EEF" w:rsidR="00B42EE1" w:rsidRPr="00E22AD8" w:rsidRDefault="00DB6096" w:rsidP="00E22AD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+ </w:t>
            </w:r>
            <w:r w:rsidR="00E22AD8">
              <w:rPr>
                <w:rFonts w:eastAsia="Calibri"/>
                <w:sz w:val="24"/>
                <w:lang w:val="en-US"/>
              </w:rPr>
              <w:t>Area</w:t>
            </w:r>
          </w:p>
        </w:tc>
        <w:tc>
          <w:tcPr>
            <w:tcW w:w="1207" w:type="dxa"/>
            <w:vAlign w:val="center"/>
          </w:tcPr>
          <w:p w14:paraId="57678DE1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3ABAD0B9" w14:textId="0FC0DBB2" w:rsidR="00B42EE1" w:rsidRPr="00E22AD8" w:rsidRDefault="00DB6096" w:rsidP="00E22AD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Вычисление </w:t>
            </w:r>
            <w:r w:rsidR="00E22AD8">
              <w:rPr>
                <w:rFonts w:eastAsia="Calibri"/>
                <w:sz w:val="24"/>
              </w:rPr>
              <w:t>площади круга</w:t>
            </w:r>
          </w:p>
        </w:tc>
      </w:tr>
    </w:tbl>
    <w:p w14:paraId="3506CA1D" w14:textId="77777777" w:rsidR="00B42EE1" w:rsidRDefault="00B42EE1"/>
    <w:p w14:paraId="6084811E" w14:textId="170AABB5" w:rsidR="00B42EE1" w:rsidRDefault="00DB6096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 xml:space="preserve">3 – Описание класса </w:t>
      </w:r>
      <w:r w:rsidR="007F7591">
        <w:rPr>
          <w:lang w:val="en-US"/>
        </w:rPr>
        <w:t>Triangle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B42EE1" w14:paraId="58CBDB3D" w14:textId="77777777" w:rsidTr="007F7591">
        <w:tc>
          <w:tcPr>
            <w:tcW w:w="3334" w:type="dxa"/>
            <w:vAlign w:val="center"/>
          </w:tcPr>
          <w:p w14:paraId="565A39C8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</w:t>
            </w:r>
          </w:p>
        </w:tc>
        <w:tc>
          <w:tcPr>
            <w:tcW w:w="1207" w:type="dxa"/>
            <w:vAlign w:val="center"/>
          </w:tcPr>
          <w:p w14:paraId="5E679E59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</w:t>
            </w:r>
          </w:p>
        </w:tc>
        <w:tc>
          <w:tcPr>
            <w:tcW w:w="4804" w:type="dxa"/>
            <w:vAlign w:val="center"/>
          </w:tcPr>
          <w:p w14:paraId="48329D5D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</w:t>
            </w:r>
          </w:p>
        </w:tc>
      </w:tr>
      <w:tr w:rsidR="00B42EE1" w14:paraId="575E9DED" w14:textId="77777777" w:rsidTr="007F7591">
        <w:tc>
          <w:tcPr>
            <w:tcW w:w="9345" w:type="dxa"/>
            <w:gridSpan w:val="3"/>
            <w:vAlign w:val="center"/>
          </w:tcPr>
          <w:p w14:paraId="1FA6A6ED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Описание класса</w:t>
            </w:r>
          </w:p>
        </w:tc>
      </w:tr>
      <w:tr w:rsidR="00B42EE1" w14:paraId="3EBA62C2" w14:textId="77777777" w:rsidTr="007F7591">
        <w:tc>
          <w:tcPr>
            <w:tcW w:w="9345" w:type="dxa"/>
            <w:gridSpan w:val="3"/>
            <w:vAlign w:val="center"/>
          </w:tcPr>
          <w:p w14:paraId="63DD600B" w14:textId="405C266D" w:rsidR="00B42EE1" w:rsidRDefault="00DB6096" w:rsidP="007F7591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Класс </w:t>
            </w:r>
            <w:r w:rsidR="007F7591">
              <w:rPr>
                <w:rFonts w:eastAsia="Calibri"/>
                <w:lang w:val="en-US"/>
              </w:rPr>
              <w:t>Triangle</w:t>
            </w:r>
            <w:r>
              <w:rPr>
                <w:rFonts w:eastAsia="Calibri"/>
                <w:sz w:val="24"/>
                <w:lang w:val="en-US"/>
              </w:rPr>
              <w:t xml:space="preserve"> </w:t>
            </w:r>
            <w:r>
              <w:rPr>
                <w:rFonts w:eastAsia="Calibri"/>
                <w:sz w:val="24"/>
              </w:rPr>
              <w:t xml:space="preserve">– </w:t>
            </w:r>
            <w:r w:rsidR="007F7591">
              <w:rPr>
                <w:rFonts w:eastAsia="Calibri"/>
                <w:sz w:val="24"/>
              </w:rPr>
              <w:t>треугольник</w:t>
            </w:r>
          </w:p>
        </w:tc>
      </w:tr>
      <w:tr w:rsidR="00B42EE1" w14:paraId="2A4EEBA3" w14:textId="77777777" w:rsidTr="007F7591">
        <w:tc>
          <w:tcPr>
            <w:tcW w:w="9345" w:type="dxa"/>
            <w:gridSpan w:val="3"/>
            <w:vAlign w:val="center"/>
          </w:tcPr>
          <w:p w14:paraId="0F6B8160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Поля</w:t>
            </w:r>
          </w:p>
        </w:tc>
      </w:tr>
      <w:tr w:rsidR="00B42EE1" w14:paraId="4C3B8A2B" w14:textId="77777777" w:rsidTr="007F7591">
        <w:tc>
          <w:tcPr>
            <w:tcW w:w="3334" w:type="dxa"/>
            <w:vAlign w:val="center"/>
          </w:tcPr>
          <w:p w14:paraId="30B282B0" w14:textId="1D2C421C" w:rsidR="00B42EE1" w:rsidRDefault="00DB6096" w:rsidP="007F7591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–</w:t>
            </w:r>
            <w:r>
              <w:rPr>
                <w:rFonts w:eastAsia="Calibri"/>
                <w:sz w:val="24"/>
                <w:lang w:val="en-US"/>
              </w:rPr>
              <w:t>_</w:t>
            </w:r>
            <w:proofErr w:type="spellStart"/>
            <w:r w:rsidR="007F7591">
              <w:rPr>
                <w:rFonts w:eastAsia="Calibri"/>
                <w:sz w:val="24"/>
                <w:lang w:val="en-US"/>
              </w:rPr>
              <w:t>sideA</w:t>
            </w:r>
            <w:proofErr w:type="spellEnd"/>
          </w:p>
        </w:tc>
        <w:tc>
          <w:tcPr>
            <w:tcW w:w="1207" w:type="dxa"/>
            <w:vAlign w:val="center"/>
          </w:tcPr>
          <w:p w14:paraId="4B4C75CD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4F500779" w14:textId="5576BEA3" w:rsidR="00B42EE1" w:rsidRPr="007F7591" w:rsidRDefault="007F7591" w:rsidP="007F759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Сторона А треугольника</w:t>
            </w:r>
          </w:p>
        </w:tc>
      </w:tr>
      <w:tr w:rsidR="00B42EE1" w14:paraId="59EF4AD9" w14:textId="77777777" w:rsidTr="007F7591">
        <w:tc>
          <w:tcPr>
            <w:tcW w:w="3334" w:type="dxa"/>
            <w:vAlign w:val="center"/>
          </w:tcPr>
          <w:p w14:paraId="23306BF7" w14:textId="5510C6C7" w:rsidR="00B42EE1" w:rsidRDefault="00DB6096" w:rsidP="007F759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– </w:t>
            </w:r>
            <w:r>
              <w:rPr>
                <w:rFonts w:eastAsia="Calibri"/>
                <w:sz w:val="24"/>
                <w:lang w:val="en-US"/>
              </w:rPr>
              <w:t>_</w:t>
            </w:r>
            <w:proofErr w:type="spellStart"/>
            <w:r w:rsidR="007F7591">
              <w:rPr>
                <w:rFonts w:eastAsia="Calibri"/>
                <w:sz w:val="24"/>
                <w:lang w:val="en-US"/>
              </w:rPr>
              <w:t>heightA</w:t>
            </w:r>
            <w:proofErr w:type="spellEnd"/>
          </w:p>
        </w:tc>
        <w:tc>
          <w:tcPr>
            <w:tcW w:w="1207" w:type="dxa"/>
            <w:vAlign w:val="center"/>
          </w:tcPr>
          <w:p w14:paraId="13AA9C21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133456B6" w14:textId="19B97DED" w:rsidR="00B42EE1" w:rsidRDefault="007F759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Высота А треугольника</w:t>
            </w:r>
          </w:p>
        </w:tc>
      </w:tr>
      <w:tr w:rsidR="00B42EE1" w14:paraId="35CAB91E" w14:textId="77777777" w:rsidTr="007F7591">
        <w:tc>
          <w:tcPr>
            <w:tcW w:w="9345" w:type="dxa"/>
            <w:gridSpan w:val="3"/>
            <w:vAlign w:val="center"/>
          </w:tcPr>
          <w:p w14:paraId="4C1752A7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Свойства</w:t>
            </w:r>
          </w:p>
        </w:tc>
      </w:tr>
      <w:tr w:rsidR="007F7591" w14:paraId="6327DDDC" w14:textId="77777777" w:rsidTr="007F7591">
        <w:tc>
          <w:tcPr>
            <w:tcW w:w="3334" w:type="dxa"/>
            <w:vAlign w:val="center"/>
          </w:tcPr>
          <w:p w14:paraId="3D2C95AE" w14:textId="1E4AA2C0" w:rsidR="007F7591" w:rsidRPr="007F7591" w:rsidRDefault="007F7591" w:rsidP="007F7591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 xml:space="preserve">+ </w:t>
            </w:r>
            <w:proofErr w:type="spellStart"/>
            <w:r>
              <w:rPr>
                <w:rFonts w:eastAsia="Calibri"/>
                <w:sz w:val="24"/>
                <w:lang w:val="en-US"/>
              </w:rPr>
              <w:t>SideA</w:t>
            </w:r>
            <w:proofErr w:type="spellEnd"/>
          </w:p>
        </w:tc>
        <w:tc>
          <w:tcPr>
            <w:tcW w:w="1207" w:type="dxa"/>
            <w:vAlign w:val="center"/>
          </w:tcPr>
          <w:p w14:paraId="72770F9F" w14:textId="77777777" w:rsidR="007F7591" w:rsidRDefault="007F7591" w:rsidP="007F7591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C9F37AD" w14:textId="6E920B02" w:rsidR="007F7591" w:rsidRDefault="007F7591" w:rsidP="007F759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Сторона А треугольника</w:t>
            </w:r>
          </w:p>
        </w:tc>
      </w:tr>
      <w:tr w:rsidR="007F7591" w14:paraId="5CF39220" w14:textId="77777777" w:rsidTr="007F7591">
        <w:tc>
          <w:tcPr>
            <w:tcW w:w="3334" w:type="dxa"/>
            <w:vAlign w:val="center"/>
          </w:tcPr>
          <w:p w14:paraId="0B771DFD" w14:textId="12D023A2" w:rsidR="007F7591" w:rsidRDefault="007F7591" w:rsidP="007F7591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 xml:space="preserve">+ </w:t>
            </w:r>
            <w:proofErr w:type="spellStart"/>
            <w:r>
              <w:rPr>
                <w:rFonts w:eastAsia="Calibri"/>
                <w:sz w:val="24"/>
                <w:lang w:val="en-US"/>
              </w:rPr>
              <w:t>HeightA</w:t>
            </w:r>
            <w:proofErr w:type="spellEnd"/>
          </w:p>
        </w:tc>
        <w:tc>
          <w:tcPr>
            <w:tcW w:w="1207" w:type="dxa"/>
            <w:vAlign w:val="center"/>
          </w:tcPr>
          <w:p w14:paraId="73C616F3" w14:textId="77777777" w:rsidR="007F7591" w:rsidRDefault="007F7591" w:rsidP="007F7591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116B5048" w14:textId="3BD54C26" w:rsidR="007F7591" w:rsidRDefault="007F7591" w:rsidP="007F759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Высота А треугольника</w:t>
            </w:r>
          </w:p>
        </w:tc>
      </w:tr>
      <w:tr w:rsidR="00B42EE1" w14:paraId="44199818" w14:textId="77777777" w:rsidTr="007F7591">
        <w:tc>
          <w:tcPr>
            <w:tcW w:w="3334" w:type="dxa"/>
            <w:vAlign w:val="center"/>
          </w:tcPr>
          <w:p w14:paraId="0739C9C5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 xml:space="preserve">+ </w:t>
            </w:r>
            <w:proofErr w:type="spellStart"/>
            <w:r>
              <w:rPr>
                <w:rFonts w:eastAsia="Calibri"/>
                <w:sz w:val="24"/>
                <w:lang w:val="en-US"/>
              </w:rPr>
              <w:t>FigureType</w:t>
            </w:r>
            <w:proofErr w:type="spellEnd"/>
          </w:p>
        </w:tc>
        <w:tc>
          <w:tcPr>
            <w:tcW w:w="1207" w:type="dxa"/>
            <w:vAlign w:val="center"/>
          </w:tcPr>
          <w:p w14:paraId="4EFE2C82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07FE5BEF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Тип фигуры</w:t>
            </w:r>
          </w:p>
        </w:tc>
      </w:tr>
      <w:tr w:rsidR="00B42EE1" w14:paraId="73CF632D" w14:textId="77777777" w:rsidTr="007F7591">
        <w:tc>
          <w:tcPr>
            <w:tcW w:w="3334" w:type="dxa"/>
            <w:vAlign w:val="center"/>
          </w:tcPr>
          <w:p w14:paraId="24ECBA5F" w14:textId="3CB5BB8B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Paramet</w:t>
            </w:r>
            <w:r w:rsidR="007F7591">
              <w:rPr>
                <w:rFonts w:eastAsia="Calibri"/>
                <w:sz w:val="24"/>
                <w:lang w:val="en-US"/>
              </w:rPr>
              <w:t>e</w:t>
            </w:r>
            <w:r>
              <w:rPr>
                <w:rFonts w:eastAsia="Calibri"/>
                <w:sz w:val="24"/>
                <w:lang w:val="en-US"/>
              </w:rPr>
              <w:t>rs</w:t>
            </w:r>
          </w:p>
        </w:tc>
        <w:tc>
          <w:tcPr>
            <w:tcW w:w="1207" w:type="dxa"/>
            <w:vAlign w:val="center"/>
          </w:tcPr>
          <w:p w14:paraId="28B68656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7D4C5114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Параметры фигуры</w:t>
            </w:r>
          </w:p>
        </w:tc>
      </w:tr>
      <w:tr w:rsidR="00B42EE1" w14:paraId="04B7A7C5" w14:textId="77777777" w:rsidTr="007F7591">
        <w:tc>
          <w:tcPr>
            <w:tcW w:w="3334" w:type="dxa"/>
            <w:vAlign w:val="center"/>
          </w:tcPr>
          <w:p w14:paraId="0046A92B" w14:textId="1717D847" w:rsidR="00B42EE1" w:rsidRPr="00F62B61" w:rsidRDefault="00DB6096" w:rsidP="00F62B61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+ </w:t>
            </w:r>
            <w:r w:rsidR="00F62B61">
              <w:rPr>
                <w:rFonts w:eastAsia="Calibri"/>
                <w:sz w:val="24"/>
                <w:lang w:val="en-US"/>
              </w:rPr>
              <w:t>Area</w:t>
            </w:r>
          </w:p>
        </w:tc>
        <w:tc>
          <w:tcPr>
            <w:tcW w:w="1207" w:type="dxa"/>
            <w:vAlign w:val="center"/>
          </w:tcPr>
          <w:p w14:paraId="31D48E4B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4263AB83" w14:textId="4386015A" w:rsidR="00B42EE1" w:rsidRPr="007F7591" w:rsidRDefault="00DB6096" w:rsidP="007F759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Вычисление </w:t>
            </w:r>
            <w:r w:rsidR="007F7591">
              <w:rPr>
                <w:rFonts w:eastAsia="Calibri"/>
                <w:sz w:val="24"/>
              </w:rPr>
              <w:t>площади треугольника</w:t>
            </w:r>
          </w:p>
        </w:tc>
      </w:tr>
    </w:tbl>
    <w:p w14:paraId="14ABE89E" w14:textId="124275D1" w:rsidR="0021294A" w:rsidRDefault="0021294A">
      <w:pPr>
        <w:spacing w:before="240"/>
        <w:ind w:firstLine="0"/>
      </w:pPr>
    </w:p>
    <w:p w14:paraId="4931B03A" w14:textId="36E7F240" w:rsidR="00B42EE1" w:rsidRPr="0021294A" w:rsidRDefault="0021294A" w:rsidP="0021294A">
      <w:pPr>
        <w:spacing w:line="240" w:lineRule="auto"/>
        <w:ind w:firstLine="0"/>
        <w:jc w:val="left"/>
        <w:rPr>
          <w:lang w:val="en-US"/>
        </w:rPr>
      </w:pPr>
      <w:r>
        <w:br w:type="page"/>
      </w:r>
    </w:p>
    <w:p w14:paraId="2207A3C8" w14:textId="76A26773" w:rsidR="00B42EE1" w:rsidRDefault="00DB6096">
      <w:pPr>
        <w:spacing w:before="240"/>
        <w:ind w:firstLine="0"/>
        <w:rPr>
          <w:lang w:val="en-US"/>
        </w:rPr>
      </w:pPr>
      <w:r>
        <w:lastRenderedPageBreak/>
        <w:t>Таблица</w:t>
      </w:r>
      <w:r>
        <w:rPr>
          <w:lang w:val="en-US"/>
        </w:rPr>
        <w:t xml:space="preserve"> </w:t>
      </w:r>
      <w:r>
        <w:t xml:space="preserve">4 – Описание класса </w:t>
      </w:r>
      <w:r w:rsidR="0021294A">
        <w:rPr>
          <w:lang w:val="en-US"/>
        </w:rPr>
        <w:t>Rectangle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B42EE1" w14:paraId="46CE187B" w14:textId="77777777" w:rsidTr="0021294A">
        <w:tc>
          <w:tcPr>
            <w:tcW w:w="3334" w:type="dxa"/>
            <w:vAlign w:val="center"/>
          </w:tcPr>
          <w:p w14:paraId="1A22F3D8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</w:t>
            </w:r>
          </w:p>
        </w:tc>
        <w:tc>
          <w:tcPr>
            <w:tcW w:w="1207" w:type="dxa"/>
            <w:vAlign w:val="center"/>
          </w:tcPr>
          <w:p w14:paraId="49F1642F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</w:t>
            </w:r>
          </w:p>
        </w:tc>
        <w:tc>
          <w:tcPr>
            <w:tcW w:w="4804" w:type="dxa"/>
            <w:vAlign w:val="center"/>
          </w:tcPr>
          <w:p w14:paraId="4C9D3A30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</w:t>
            </w:r>
          </w:p>
        </w:tc>
      </w:tr>
      <w:tr w:rsidR="00B42EE1" w14:paraId="42A57B9E" w14:textId="77777777" w:rsidTr="0021294A">
        <w:tc>
          <w:tcPr>
            <w:tcW w:w="9345" w:type="dxa"/>
            <w:gridSpan w:val="3"/>
            <w:vAlign w:val="center"/>
          </w:tcPr>
          <w:p w14:paraId="6B8E06BD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Описание класса</w:t>
            </w:r>
          </w:p>
        </w:tc>
      </w:tr>
      <w:tr w:rsidR="00B42EE1" w14:paraId="288ECEEB" w14:textId="77777777" w:rsidTr="0021294A">
        <w:tc>
          <w:tcPr>
            <w:tcW w:w="9345" w:type="dxa"/>
            <w:gridSpan w:val="3"/>
            <w:vAlign w:val="center"/>
          </w:tcPr>
          <w:p w14:paraId="61843915" w14:textId="111F44FA" w:rsidR="00B42EE1" w:rsidRDefault="00DB6096" w:rsidP="0021294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Класс</w:t>
            </w:r>
            <w:r>
              <w:rPr>
                <w:rFonts w:eastAsia="Calibri"/>
                <w:sz w:val="24"/>
                <w:lang w:val="en-US"/>
              </w:rPr>
              <w:t xml:space="preserve"> </w:t>
            </w:r>
            <w:r w:rsidR="0021294A">
              <w:rPr>
                <w:rFonts w:eastAsia="Calibri"/>
                <w:sz w:val="24"/>
                <w:lang w:val="en-US"/>
              </w:rPr>
              <w:t>Rectangle</w:t>
            </w:r>
            <w:r>
              <w:rPr>
                <w:rFonts w:eastAsia="Calibri"/>
                <w:sz w:val="24"/>
                <w:lang w:val="en-US"/>
              </w:rPr>
              <w:t xml:space="preserve"> </w:t>
            </w:r>
            <w:r>
              <w:rPr>
                <w:rFonts w:eastAsia="Calibri"/>
                <w:sz w:val="24"/>
              </w:rPr>
              <w:t xml:space="preserve">– </w:t>
            </w:r>
            <w:r w:rsidR="0021294A">
              <w:rPr>
                <w:rFonts w:eastAsia="Calibri"/>
                <w:sz w:val="24"/>
              </w:rPr>
              <w:t>прямоугольник</w:t>
            </w:r>
          </w:p>
        </w:tc>
      </w:tr>
      <w:tr w:rsidR="00B42EE1" w14:paraId="15BCDA80" w14:textId="77777777" w:rsidTr="0021294A">
        <w:tc>
          <w:tcPr>
            <w:tcW w:w="9345" w:type="dxa"/>
            <w:gridSpan w:val="3"/>
            <w:vAlign w:val="center"/>
          </w:tcPr>
          <w:p w14:paraId="09A4E39E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Поля</w:t>
            </w:r>
          </w:p>
        </w:tc>
      </w:tr>
      <w:tr w:rsidR="0021294A" w14:paraId="2E591E7D" w14:textId="77777777" w:rsidTr="0021294A">
        <w:tc>
          <w:tcPr>
            <w:tcW w:w="3334" w:type="dxa"/>
            <w:vAlign w:val="center"/>
          </w:tcPr>
          <w:p w14:paraId="09171986" w14:textId="728DC7C0" w:rsidR="0021294A" w:rsidRDefault="0021294A" w:rsidP="0021294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–</w:t>
            </w:r>
            <w:r>
              <w:rPr>
                <w:rFonts w:eastAsia="Calibri"/>
                <w:sz w:val="24"/>
                <w:lang w:val="en-US"/>
              </w:rPr>
              <w:t>_</w:t>
            </w:r>
            <w:proofErr w:type="spellStart"/>
            <w:r>
              <w:rPr>
                <w:rFonts w:eastAsia="Calibri"/>
                <w:sz w:val="24"/>
                <w:lang w:val="en-US"/>
              </w:rPr>
              <w:t>sideA</w:t>
            </w:r>
            <w:proofErr w:type="spellEnd"/>
          </w:p>
        </w:tc>
        <w:tc>
          <w:tcPr>
            <w:tcW w:w="1207" w:type="dxa"/>
            <w:vAlign w:val="center"/>
          </w:tcPr>
          <w:p w14:paraId="563AE5EC" w14:textId="40824D4A" w:rsidR="0021294A" w:rsidRDefault="0021294A" w:rsidP="0021294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2C936A13" w14:textId="06C6587B" w:rsidR="0021294A" w:rsidRDefault="0021294A" w:rsidP="0021294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Сторона А прямоугольника</w:t>
            </w:r>
          </w:p>
        </w:tc>
      </w:tr>
      <w:tr w:rsidR="0021294A" w14:paraId="5EBE0C2F" w14:textId="77777777" w:rsidTr="0021294A">
        <w:tc>
          <w:tcPr>
            <w:tcW w:w="3334" w:type="dxa"/>
            <w:vAlign w:val="center"/>
          </w:tcPr>
          <w:p w14:paraId="40BF6625" w14:textId="4F392C06" w:rsidR="0021294A" w:rsidRPr="0021294A" w:rsidRDefault="0021294A" w:rsidP="0021294A">
            <w:pPr>
              <w:ind w:firstLine="0"/>
              <w:jc w:val="left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>–</w:t>
            </w:r>
            <w:r>
              <w:rPr>
                <w:rFonts w:eastAsia="Calibri"/>
                <w:sz w:val="24"/>
                <w:lang w:val="en-US"/>
              </w:rPr>
              <w:t>_side</w:t>
            </w:r>
            <w:r>
              <w:rPr>
                <w:rFonts w:eastAsia="Calibri"/>
                <w:sz w:val="24"/>
              </w:rPr>
              <w:t>В</w:t>
            </w:r>
          </w:p>
        </w:tc>
        <w:tc>
          <w:tcPr>
            <w:tcW w:w="1207" w:type="dxa"/>
            <w:vAlign w:val="center"/>
          </w:tcPr>
          <w:p w14:paraId="09BE736F" w14:textId="5CC49228" w:rsidR="0021294A" w:rsidRDefault="0021294A" w:rsidP="0021294A">
            <w:pPr>
              <w:ind w:firstLine="0"/>
              <w:jc w:val="center"/>
              <w:rPr>
                <w:rFonts w:eastAsia="Calibri"/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6A5F2291" w14:textId="18DB9D84" w:rsidR="0021294A" w:rsidRPr="0021294A" w:rsidRDefault="0021294A" w:rsidP="0021294A">
            <w:pPr>
              <w:ind w:firstLine="0"/>
              <w:jc w:val="left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 xml:space="preserve">Сторона </w:t>
            </w:r>
            <w:r>
              <w:rPr>
                <w:rFonts w:eastAsia="Calibri"/>
                <w:sz w:val="24"/>
                <w:lang w:val="en-US"/>
              </w:rPr>
              <w:t>B</w:t>
            </w:r>
            <w:r>
              <w:rPr>
                <w:rFonts w:eastAsia="Calibri"/>
                <w:sz w:val="24"/>
              </w:rPr>
              <w:t xml:space="preserve"> прямоугольника</w:t>
            </w:r>
          </w:p>
        </w:tc>
      </w:tr>
      <w:tr w:rsidR="00B42EE1" w14:paraId="35E06287" w14:textId="77777777" w:rsidTr="0021294A">
        <w:tc>
          <w:tcPr>
            <w:tcW w:w="9345" w:type="dxa"/>
            <w:gridSpan w:val="3"/>
            <w:vAlign w:val="center"/>
          </w:tcPr>
          <w:p w14:paraId="2BF3751B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Свойства</w:t>
            </w:r>
          </w:p>
        </w:tc>
      </w:tr>
      <w:tr w:rsidR="0021294A" w14:paraId="310C60BE" w14:textId="77777777" w:rsidTr="0021294A">
        <w:tc>
          <w:tcPr>
            <w:tcW w:w="3334" w:type="dxa"/>
            <w:vAlign w:val="center"/>
          </w:tcPr>
          <w:p w14:paraId="7C30A716" w14:textId="1ED1B6F8" w:rsidR="0021294A" w:rsidRDefault="0021294A" w:rsidP="0021294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 xml:space="preserve">+ </w:t>
            </w:r>
            <w:proofErr w:type="spellStart"/>
            <w:r>
              <w:rPr>
                <w:rFonts w:eastAsia="Calibri"/>
                <w:sz w:val="24"/>
                <w:lang w:val="en-US"/>
              </w:rPr>
              <w:t>SideA</w:t>
            </w:r>
            <w:proofErr w:type="spellEnd"/>
          </w:p>
        </w:tc>
        <w:tc>
          <w:tcPr>
            <w:tcW w:w="1207" w:type="dxa"/>
            <w:vAlign w:val="center"/>
          </w:tcPr>
          <w:p w14:paraId="7186F338" w14:textId="35D14228" w:rsidR="0021294A" w:rsidRDefault="0021294A" w:rsidP="0021294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612DB1D7" w14:textId="0E42E55A" w:rsidR="0021294A" w:rsidRDefault="0021294A" w:rsidP="0021294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Сторона А </w:t>
            </w:r>
            <w:r w:rsidR="00F62B61">
              <w:rPr>
                <w:rFonts w:eastAsia="Calibri"/>
                <w:sz w:val="24"/>
              </w:rPr>
              <w:t>прямоугольника</w:t>
            </w:r>
          </w:p>
        </w:tc>
      </w:tr>
      <w:tr w:rsidR="0021294A" w14:paraId="4BF56120" w14:textId="77777777" w:rsidTr="0021294A">
        <w:tc>
          <w:tcPr>
            <w:tcW w:w="3334" w:type="dxa"/>
            <w:vAlign w:val="center"/>
          </w:tcPr>
          <w:p w14:paraId="42E8387B" w14:textId="07A3E88C" w:rsidR="0021294A" w:rsidRPr="0021294A" w:rsidRDefault="0021294A" w:rsidP="0021294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+ Side</w:t>
            </w:r>
            <w:r>
              <w:rPr>
                <w:rFonts w:eastAsia="Calibri"/>
                <w:sz w:val="24"/>
              </w:rPr>
              <w:t>В</w:t>
            </w:r>
          </w:p>
        </w:tc>
        <w:tc>
          <w:tcPr>
            <w:tcW w:w="1207" w:type="dxa"/>
            <w:vAlign w:val="center"/>
          </w:tcPr>
          <w:p w14:paraId="61CBB041" w14:textId="4267105B" w:rsidR="0021294A" w:rsidRDefault="0021294A" w:rsidP="0021294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E35AB31" w14:textId="67F37668" w:rsidR="0021294A" w:rsidRDefault="0021294A" w:rsidP="0021294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Сторона </w:t>
            </w:r>
            <w:r>
              <w:rPr>
                <w:rFonts w:eastAsia="Calibri"/>
                <w:sz w:val="24"/>
                <w:lang w:val="en-US"/>
              </w:rPr>
              <w:t>B</w:t>
            </w:r>
            <w:r>
              <w:rPr>
                <w:rFonts w:eastAsia="Calibri"/>
                <w:sz w:val="24"/>
              </w:rPr>
              <w:t xml:space="preserve"> прямоугольника</w:t>
            </w:r>
          </w:p>
        </w:tc>
      </w:tr>
      <w:tr w:rsidR="0021294A" w14:paraId="4FC635C4" w14:textId="77777777" w:rsidTr="0021294A">
        <w:tc>
          <w:tcPr>
            <w:tcW w:w="3334" w:type="dxa"/>
            <w:vAlign w:val="center"/>
          </w:tcPr>
          <w:p w14:paraId="1F9BD8CD" w14:textId="056FFFD2" w:rsidR="0021294A" w:rsidRDefault="0021294A" w:rsidP="0021294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 xml:space="preserve">+ </w:t>
            </w:r>
            <w:proofErr w:type="spellStart"/>
            <w:r>
              <w:rPr>
                <w:rFonts w:eastAsia="Calibri"/>
                <w:sz w:val="24"/>
                <w:lang w:val="en-US"/>
              </w:rPr>
              <w:t>FigureType</w:t>
            </w:r>
            <w:proofErr w:type="spellEnd"/>
          </w:p>
        </w:tc>
        <w:tc>
          <w:tcPr>
            <w:tcW w:w="1207" w:type="dxa"/>
            <w:vAlign w:val="center"/>
          </w:tcPr>
          <w:p w14:paraId="38D8F196" w14:textId="3DFDC48C" w:rsidR="0021294A" w:rsidRDefault="0021294A" w:rsidP="0021294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75B8DB69" w14:textId="3E2D0914" w:rsidR="0021294A" w:rsidRDefault="0021294A" w:rsidP="0021294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Тип фигуры</w:t>
            </w:r>
          </w:p>
        </w:tc>
      </w:tr>
      <w:tr w:rsidR="0021294A" w14:paraId="0782BE4C" w14:textId="77777777" w:rsidTr="0021294A">
        <w:tc>
          <w:tcPr>
            <w:tcW w:w="3334" w:type="dxa"/>
            <w:vAlign w:val="center"/>
          </w:tcPr>
          <w:p w14:paraId="02098C54" w14:textId="11ED04C7" w:rsidR="0021294A" w:rsidRDefault="0021294A" w:rsidP="0021294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Parameters</w:t>
            </w:r>
          </w:p>
        </w:tc>
        <w:tc>
          <w:tcPr>
            <w:tcW w:w="1207" w:type="dxa"/>
            <w:vAlign w:val="center"/>
          </w:tcPr>
          <w:p w14:paraId="43592A1D" w14:textId="54C2C819" w:rsidR="0021294A" w:rsidRDefault="0021294A" w:rsidP="0021294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4EB16BD6" w14:textId="7C890AEF" w:rsidR="0021294A" w:rsidRDefault="0021294A" w:rsidP="0021294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Параметры фигуры</w:t>
            </w:r>
          </w:p>
        </w:tc>
      </w:tr>
      <w:tr w:rsidR="0021294A" w14:paraId="37B3ACD4" w14:textId="77777777" w:rsidTr="0021294A">
        <w:tc>
          <w:tcPr>
            <w:tcW w:w="3334" w:type="dxa"/>
            <w:vAlign w:val="center"/>
          </w:tcPr>
          <w:p w14:paraId="3DCB1D03" w14:textId="013B4A45" w:rsidR="0021294A" w:rsidRDefault="0021294A" w:rsidP="00F62B6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+ </w:t>
            </w:r>
            <w:r w:rsidR="00F62B61">
              <w:rPr>
                <w:rFonts w:eastAsia="Calibri"/>
                <w:sz w:val="24"/>
                <w:lang w:val="en-US"/>
              </w:rPr>
              <w:t>Area</w:t>
            </w:r>
          </w:p>
        </w:tc>
        <w:tc>
          <w:tcPr>
            <w:tcW w:w="1207" w:type="dxa"/>
            <w:vAlign w:val="center"/>
          </w:tcPr>
          <w:p w14:paraId="3424C6CB" w14:textId="18E07D00" w:rsidR="0021294A" w:rsidRDefault="0021294A" w:rsidP="0021294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01EB3743" w14:textId="75C38CEA" w:rsidR="0021294A" w:rsidRDefault="0021294A" w:rsidP="0021294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Вычисление площади прямоугольника</w:t>
            </w:r>
          </w:p>
        </w:tc>
      </w:tr>
    </w:tbl>
    <w:p w14:paraId="4E4FDE78" w14:textId="77777777" w:rsidR="00B42EE1" w:rsidRDefault="00B42EE1" w:rsidP="001F4868">
      <w:pPr>
        <w:ind w:firstLine="0"/>
      </w:pPr>
    </w:p>
    <w:p w14:paraId="69167789" w14:textId="77777777" w:rsidR="00B42EE1" w:rsidRDefault="00DB6096">
      <w:pPr>
        <w:ind w:firstLine="709"/>
        <w:outlineLvl w:val="1"/>
        <w:rPr>
          <w:b/>
          <w:bCs/>
        </w:rPr>
      </w:pPr>
      <w:bookmarkStart w:id="15" w:name="_Toc136600558"/>
      <w:bookmarkStart w:id="16" w:name="_Toc74956676"/>
      <w:bookmarkStart w:id="17" w:name="_Toc74829067"/>
      <w:r>
        <w:rPr>
          <w:b/>
          <w:bCs/>
        </w:rPr>
        <w:t xml:space="preserve">1.4 Дерево ветвлений </w:t>
      </w:r>
      <w:r>
        <w:rPr>
          <w:b/>
          <w:bCs/>
          <w:lang w:val="en-US"/>
        </w:rPr>
        <w:t>Git</w:t>
      </w:r>
      <w:bookmarkEnd w:id="15"/>
      <w:bookmarkEnd w:id="16"/>
      <w:bookmarkEnd w:id="17"/>
    </w:p>
    <w:p w14:paraId="1DF4C0BA" w14:textId="77777777" w:rsidR="00B42EE1" w:rsidRDefault="00B42EE1" w:rsidP="00777C14">
      <w:pPr>
        <w:ind w:firstLine="0"/>
      </w:pPr>
    </w:p>
    <w:p w14:paraId="51926002" w14:textId="77777777" w:rsidR="00B42EE1" w:rsidRDefault="00DB6096">
      <w:pPr>
        <w:spacing w:after="240"/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777A0EA8" w14:textId="66630BC2" w:rsidR="00B42EE1" w:rsidRDefault="00DB7C7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761C341" wp14:editId="1BE170C2">
            <wp:extent cx="5940425" cy="3220025"/>
            <wp:effectExtent l="0" t="0" r="3175" b="0"/>
            <wp:docPr id="1" name="Рисунок 1" descr="https://sun9-43.userapi.com/impg/u0UyxffZMqQSYpHt9czs0pmrg1VKLgJU2ig4sg/yFzTqU7GOiI.jpg?size=1215x659&amp;quality=96&amp;sign=7adcec84afb5725f2f7b2026a5c4608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3.userapi.com/impg/u0UyxffZMqQSYpHt9czs0pmrg1VKLgJU2ig4sg/yFzTqU7GOiI.jpg?size=1215x659&amp;quality=96&amp;sign=7adcec84afb5725f2f7b2026a5c46082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12C62" w14:textId="77777777" w:rsidR="00B42EE1" w:rsidRPr="00F62B61" w:rsidRDefault="00DB6096">
      <w:pPr>
        <w:ind w:firstLine="0"/>
        <w:jc w:val="center"/>
      </w:pPr>
      <w:r>
        <w:t xml:space="preserve">Рисунок 3 – Дерево ветвлений </w:t>
      </w:r>
      <w:r>
        <w:rPr>
          <w:lang w:val="en-US"/>
        </w:rPr>
        <w:t>Git</w:t>
      </w:r>
    </w:p>
    <w:p w14:paraId="2BDAE55B" w14:textId="77777777" w:rsidR="001F4868" w:rsidRDefault="001F4868">
      <w:pPr>
        <w:ind w:firstLine="0"/>
        <w:jc w:val="center"/>
      </w:pPr>
    </w:p>
    <w:p w14:paraId="7C606E0F" w14:textId="77777777" w:rsidR="00B42EE1" w:rsidRDefault="00DB6096">
      <w:pPr>
        <w:spacing w:after="240"/>
        <w:ind w:firstLine="709"/>
        <w:outlineLvl w:val="1"/>
        <w:rPr>
          <w:b/>
          <w:bCs/>
        </w:rPr>
      </w:pPr>
      <w:bookmarkStart w:id="18" w:name="_Toc136600559"/>
      <w:bookmarkStart w:id="19" w:name="_Toc74956677"/>
      <w:bookmarkStart w:id="20" w:name="_Toc74829068"/>
      <w:r>
        <w:rPr>
          <w:b/>
          <w:bCs/>
        </w:rPr>
        <w:lastRenderedPageBreak/>
        <w:t>1.5 Тестирование программы</w:t>
      </w:r>
      <w:bookmarkEnd w:id="18"/>
      <w:bookmarkEnd w:id="19"/>
      <w:bookmarkEnd w:id="20"/>
    </w:p>
    <w:p w14:paraId="1A6B3A13" w14:textId="77777777" w:rsidR="00B42EE1" w:rsidRDefault="00DB6096">
      <w:pPr>
        <w:ind w:firstLine="709"/>
      </w:pPr>
      <w:r>
        <w:t>Далее приводится процесс функционального тестирования программы.</w:t>
      </w:r>
    </w:p>
    <w:p w14:paraId="1E9FB1DD" w14:textId="77777777" w:rsidR="00B42EE1" w:rsidRDefault="00DB6096">
      <w:pPr>
        <w:spacing w:after="240"/>
        <w:ind w:firstLine="709"/>
      </w:pPr>
      <w:r>
        <w:t>Графический интерфейс пользователя представлен на рисунке 4.</w:t>
      </w:r>
    </w:p>
    <w:p w14:paraId="6F771F48" w14:textId="7EA3555B" w:rsidR="00B42EE1" w:rsidRDefault="00DB7C7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576ED8D" wp14:editId="0859F89D">
            <wp:extent cx="4538345" cy="2971800"/>
            <wp:effectExtent l="0" t="0" r="0" b="0"/>
            <wp:docPr id="2" name="Рисунок 2" descr="https://sun9-43.userapi.com/impg/wiuUz_VU_EXSsSb_BIQBNFfez-KhqypwX4wYiQ/r8lnynxFrP8.jpg?size=476x312&amp;quality=96&amp;sign=332c6d4a9d85baa52c2b575f717ecde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43.userapi.com/impg/wiuUz_VU_EXSsSb_BIQBNFfez-KhqypwX4wYiQ/r8lnynxFrP8.jpg?size=476x312&amp;quality=96&amp;sign=332c6d4a9d85baa52c2b575f717ecde9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4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80F9B" w14:textId="77777777" w:rsidR="00B42EE1" w:rsidRDefault="00DB6096">
      <w:pPr>
        <w:ind w:firstLine="0"/>
        <w:jc w:val="center"/>
      </w:pPr>
      <w:r>
        <w:t>Рисунок 4 – Графический интерфейс пользователя</w:t>
      </w:r>
    </w:p>
    <w:p w14:paraId="127B904B" w14:textId="77777777" w:rsidR="00B42EE1" w:rsidRDefault="00DB6096">
      <w:r>
        <w:br w:type="page"/>
      </w:r>
    </w:p>
    <w:p w14:paraId="295B3EB3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lastRenderedPageBreak/>
        <w:t>1.5.1 Тестовый случай «Добавить элемент»</w:t>
      </w:r>
    </w:p>
    <w:p w14:paraId="2C812E5F" w14:textId="77777777" w:rsidR="00B42EE1" w:rsidRDefault="00DB6096">
      <w:pPr>
        <w:ind w:firstLine="709"/>
      </w:pPr>
      <w:r>
        <w:t>Для добавления элемента необходимо вызвать соответствующую форму путём нажатия кнопки «Добавить фигуру» (рисунок 5).</w:t>
      </w:r>
    </w:p>
    <w:p w14:paraId="72DCC814" w14:textId="7D7D3873" w:rsidR="00B42EE1" w:rsidRDefault="00DB7C7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85CC0B4" wp14:editId="29E97D6B">
            <wp:extent cx="2768600" cy="2616200"/>
            <wp:effectExtent l="0" t="0" r="0" b="0"/>
            <wp:docPr id="29" name="Рисунок 29" descr="https://sun92-1.userapi.com/impg/VXH6juelu7roy__-jPH4RfCkJbIhKA2VjRNpCA/sZ8qQ8yAk9Y.jpg?size=291x275&amp;quality=96&amp;sign=5176be0c40ac99f621ddddf14f06655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2-1.userapi.com/impg/VXH6juelu7roy__-jPH4RfCkJbIhKA2VjRNpCA/sZ8qQ8yAk9Y.jpg?size=291x275&amp;quality=96&amp;sign=5176be0c40ac99f621ddddf14f066555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491BE" w14:textId="77777777" w:rsidR="00B42EE1" w:rsidRDefault="00DB6096">
      <w:pPr>
        <w:ind w:firstLine="0"/>
        <w:jc w:val="center"/>
      </w:pPr>
      <w:r>
        <w:t>Рисунок 5 – Форма для добавления элемента</w:t>
      </w:r>
    </w:p>
    <w:p w14:paraId="3387DDD9" w14:textId="0A8EF6E3" w:rsidR="00B42EE1" w:rsidRDefault="00DB6096">
      <w:pPr>
        <w:ind w:firstLine="709"/>
      </w:pPr>
      <w:r>
        <w:t>Параметры любой из выбранных фигур (</w:t>
      </w:r>
      <w:r w:rsidR="00DB7C7B">
        <w:t>круг, прямоугольник, треугольник</w:t>
      </w:r>
      <w:r>
        <w:t>) можно ввести, выбрав соответствующую фигуру в выпадающем меню.</w:t>
      </w:r>
    </w:p>
    <w:p w14:paraId="7E568DAB" w14:textId="77777777" w:rsidR="00B42EE1" w:rsidRDefault="00DB6096">
      <w:pPr>
        <w:ind w:firstLine="709"/>
      </w:pPr>
      <w:r>
        <w:t>После ввода данных необходимо нажать кнопку «ОК», элемент появится в таблице главной формы (рисунки 6 и 7).</w:t>
      </w:r>
    </w:p>
    <w:p w14:paraId="5985D008" w14:textId="457B1E41" w:rsidR="00B42EE1" w:rsidRDefault="00DB7C7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908366C" wp14:editId="3386626F">
            <wp:extent cx="2743200" cy="2641600"/>
            <wp:effectExtent l="0" t="0" r="0" b="6350"/>
            <wp:docPr id="30" name="Рисунок 30" descr="https://sun9-49.userapi.com/impg/sEwRTt_sXS0YoXgUvO0JVNYqIHPfhaZSBU0AeQ/wP5zszwiA1k.jpg?size=288x277&amp;quality=96&amp;sign=e6b7157bb6e4e2c6132faee7b78b26a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49.userapi.com/impg/sEwRTt_sXS0YoXgUvO0JVNYqIHPfhaZSBU0AeQ/wP5zszwiA1k.jpg?size=288x277&amp;quality=96&amp;sign=e6b7157bb6e4e2c6132faee7b78b26af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AA6EF" w14:textId="77777777" w:rsidR="00B42EE1" w:rsidRDefault="00DB6096">
      <w:pPr>
        <w:ind w:firstLine="0"/>
        <w:jc w:val="center"/>
      </w:pPr>
      <w:r>
        <w:t>Рисунок 6 – Заполнение полей</w:t>
      </w:r>
    </w:p>
    <w:p w14:paraId="4B330B78" w14:textId="77777777" w:rsidR="00B42EE1" w:rsidRDefault="00B42EE1">
      <w:pPr>
        <w:ind w:firstLine="0"/>
        <w:jc w:val="center"/>
      </w:pPr>
    </w:p>
    <w:p w14:paraId="004BE31F" w14:textId="5951015E" w:rsidR="00B42EE1" w:rsidRDefault="00DB7C7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856822D" wp14:editId="34E1E668">
            <wp:extent cx="4538345" cy="3022600"/>
            <wp:effectExtent l="0" t="0" r="0" b="6350"/>
            <wp:docPr id="31" name="Рисунок 31" descr="https://sun9-79.userapi.com/impg/2kqEoBpDJwx_VoWcRo_1e6lMcGCS_a3hcn-QHw/rmzIhl7IlYc.jpg?size=476x317&amp;quality=96&amp;sign=3e27e552bb36ac4992e76cfe6c52866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79.userapi.com/impg/2kqEoBpDJwx_VoWcRo_1e6lMcGCS_a3hcn-QHw/rmzIhl7IlYc.jpg?size=476x317&amp;quality=96&amp;sign=3e27e552bb36ac4992e76cfe6c528664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45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4DEA5" w14:textId="77777777" w:rsidR="00B42EE1" w:rsidRDefault="00DB6096">
      <w:pPr>
        <w:ind w:firstLine="0"/>
        <w:jc w:val="center"/>
      </w:pPr>
      <w:r>
        <w:t>Рисунок 7 – Успешное добавление нового элемента</w:t>
      </w:r>
    </w:p>
    <w:p w14:paraId="24EE5D99" w14:textId="77777777" w:rsidR="00B42EE1" w:rsidRDefault="00B42EE1"/>
    <w:p w14:paraId="67898FF8" w14:textId="77777777" w:rsidR="00B42EE1" w:rsidRDefault="00DB6096">
      <w:pPr>
        <w:ind w:firstLine="709"/>
      </w:pPr>
      <w:r>
        <w:t xml:space="preserve">В программе предусмотрена система обработки некорректного ввода данных пользователем. Например, при попытке ввести число с несколькими запятыми появится соответствующее сообщение об ошибке (рисунки 8-9). Аналогичным образом обрабатывается попытка ввода </w:t>
      </w:r>
      <w:proofErr w:type="spellStart"/>
      <w:r>
        <w:rPr>
          <w:lang w:val="en-US"/>
        </w:rPr>
        <w:t>NaN</w:t>
      </w:r>
      <w:proofErr w:type="spellEnd"/>
      <w:r>
        <w:t>.</w:t>
      </w:r>
    </w:p>
    <w:p w14:paraId="236511AF" w14:textId="77777777" w:rsidR="00B42EE1" w:rsidRDefault="00B42EE1"/>
    <w:p w14:paraId="77643253" w14:textId="680DCC62" w:rsidR="00B42EE1" w:rsidRDefault="00DB7C7B">
      <w:pPr>
        <w:ind w:firstLine="0"/>
        <w:jc w:val="center"/>
      </w:pPr>
      <w:r w:rsidRPr="00DB7C7B">
        <w:rPr>
          <w:noProof/>
          <w:lang w:eastAsia="ru-RU"/>
        </w:rPr>
        <w:drawing>
          <wp:inline distT="0" distB="0" distL="0" distR="0" wp14:anchorId="7466B326" wp14:editId="22F3BA0F">
            <wp:extent cx="3406435" cy="3246401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8C7E" w14:textId="77777777" w:rsidR="00B42EE1" w:rsidRDefault="00DB6096">
      <w:pPr>
        <w:ind w:firstLine="0"/>
        <w:jc w:val="center"/>
      </w:pPr>
      <w:r>
        <w:t>Рисунок 8 – Некорректный ввод</w:t>
      </w:r>
    </w:p>
    <w:p w14:paraId="3C799ECE" w14:textId="77777777" w:rsidR="00B42EE1" w:rsidRDefault="00B42EE1">
      <w:pPr>
        <w:ind w:firstLine="0"/>
        <w:jc w:val="center"/>
      </w:pPr>
    </w:p>
    <w:p w14:paraId="20CE274B" w14:textId="5F842C81" w:rsidR="00B42EE1" w:rsidRDefault="00DB7C7B">
      <w:pPr>
        <w:ind w:firstLine="0"/>
        <w:jc w:val="center"/>
      </w:pPr>
      <w:r w:rsidRPr="00DB7C7B">
        <w:rPr>
          <w:noProof/>
          <w:lang w:eastAsia="ru-RU"/>
        </w:rPr>
        <w:lastRenderedPageBreak/>
        <w:drawing>
          <wp:inline distT="0" distB="0" distL="0" distR="0" wp14:anchorId="6CAC47D9" wp14:editId="284D3AC2">
            <wp:extent cx="3839111" cy="1467055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35A6" w14:textId="77777777" w:rsidR="00B42EE1" w:rsidRDefault="00DB6096">
      <w:pPr>
        <w:ind w:firstLine="0"/>
        <w:jc w:val="center"/>
      </w:pPr>
      <w:r>
        <w:t>Рисунок 9 – Сообщение об ошибке</w:t>
      </w:r>
    </w:p>
    <w:p w14:paraId="1204ED23" w14:textId="77777777" w:rsidR="00B42EE1" w:rsidRDefault="00B42EE1">
      <w:pPr>
        <w:ind w:firstLine="709"/>
      </w:pPr>
    </w:p>
    <w:p w14:paraId="620A044C" w14:textId="77777777" w:rsidR="00B42EE1" w:rsidRDefault="00DB6096">
      <w:pPr>
        <w:ind w:firstLine="709"/>
      </w:pPr>
      <w:r>
        <w:t xml:space="preserve">Подобная обработка предусмотрена для всех параметров фигур. </w:t>
      </w:r>
    </w:p>
    <w:p w14:paraId="3553B45F" w14:textId="77777777" w:rsidR="00B42EE1" w:rsidRDefault="00B42EE1">
      <w:pPr>
        <w:ind w:firstLine="709"/>
      </w:pPr>
    </w:p>
    <w:p w14:paraId="673B7567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1.5.2 Тестовый случай «Удалить элемент»</w:t>
      </w:r>
    </w:p>
    <w:p w14:paraId="6F13E8E6" w14:textId="77777777" w:rsidR="00B42EE1" w:rsidRDefault="00DB6096">
      <w:pPr>
        <w:ind w:firstLine="709"/>
      </w:pPr>
      <w:r>
        <w:t>Для удаления одного или нескольких элементов необходимо выбрать их в таблице и нажать на кнопку «Удалить фигуру» (рисунки 10 и 11).</w:t>
      </w:r>
    </w:p>
    <w:p w14:paraId="69DAC2C0" w14:textId="77777777" w:rsidR="00B42EE1" w:rsidRDefault="00B42EE1"/>
    <w:p w14:paraId="086E420E" w14:textId="5DB2DC85" w:rsidR="00B42EE1" w:rsidRDefault="00DB7C7B">
      <w:pPr>
        <w:ind w:firstLine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C1DE11" wp14:editId="177A5DB4">
                <wp:simplePos x="0" y="0"/>
                <wp:positionH relativeFrom="column">
                  <wp:posOffset>816398</wp:posOffset>
                </wp:positionH>
                <wp:positionV relativeFrom="paragraph">
                  <wp:posOffset>2657052</wp:posOffset>
                </wp:positionV>
                <wp:extent cx="1481667" cy="245533"/>
                <wp:effectExtent l="0" t="0" r="23495" b="21590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1667" cy="2455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7170BA" id="Прямоугольник 35" o:spid="_x0000_s1026" style="position:absolute;margin-left:64.3pt;margin-top:209.2pt;width:116.65pt;height:19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" filled="f" strokecolor="red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9F0EF1C" wp14:editId="672A29CE">
            <wp:extent cx="4521200" cy="2971800"/>
            <wp:effectExtent l="0" t="0" r="0" b="0"/>
            <wp:docPr id="34" name="Рисунок 34" descr="https://sun9-63.userapi.com/impg/-UryUSYR2cw-n-btCH-MHLWoz2LAwNlYLWa8Hw/v7efkzdUYwE.jpg?size=475x312&amp;quality=96&amp;sign=0d91efbbe735630889d90fc85acee00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63.userapi.com/impg/-UryUSYR2cw-n-btCH-MHLWoz2LAwNlYLWa8Hw/v7efkzdUYwE.jpg?size=475x312&amp;quality=96&amp;sign=0d91efbbe735630889d90fc85acee004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8C1B2" w14:textId="77777777" w:rsidR="00B42EE1" w:rsidRDefault="00DB6096">
      <w:pPr>
        <w:ind w:firstLine="0"/>
        <w:jc w:val="center"/>
      </w:pPr>
      <w:r>
        <w:t>Рисунок 10 – Выбор элемента в таблице</w:t>
      </w:r>
    </w:p>
    <w:p w14:paraId="645B7C63" w14:textId="77777777" w:rsidR="00B42EE1" w:rsidRDefault="00B42EE1">
      <w:pPr>
        <w:ind w:firstLine="0"/>
        <w:jc w:val="center"/>
      </w:pPr>
    </w:p>
    <w:p w14:paraId="24BFE10C" w14:textId="581EE2B0" w:rsidR="00B42EE1" w:rsidRDefault="00DB7C7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2E1A1D" wp14:editId="692A263C">
            <wp:extent cx="4521200" cy="2980055"/>
            <wp:effectExtent l="0" t="0" r="0" b="0"/>
            <wp:docPr id="36" name="Рисунок 36" descr="https://sun9-8.userapi.com/impg/DG-31hwZryFb_hP6Rk6o9KhfwZq141CaRTUfkw/svcnaCibvoY.jpg?size=475x313&amp;quality=96&amp;sign=9b86fb59566c63347e6abf2ac60443c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8.userapi.com/impg/DG-31hwZryFb_hP6Rk6o9KhfwZq141CaRTUfkw/svcnaCibvoY.jpg?size=475x313&amp;quality=96&amp;sign=9b86fb59566c63347e6abf2ac60443c3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93F3B" w14:textId="26D0A2F7" w:rsidR="00B42EE1" w:rsidRDefault="00DB6096">
      <w:pPr>
        <w:ind w:firstLine="0"/>
        <w:jc w:val="center"/>
      </w:pPr>
      <w:r>
        <w:t>Рисунок 11 – Результат нажатия кнопки «Удалить фигуру»</w:t>
      </w:r>
    </w:p>
    <w:p w14:paraId="796BAB46" w14:textId="7330BD59" w:rsidR="00B42EE1" w:rsidRDefault="00B42EE1"/>
    <w:p w14:paraId="32968B8D" w14:textId="049A86DA" w:rsidR="00B42EE1" w:rsidRDefault="00DB7C7B">
      <w:pPr>
        <w:ind w:firstLine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32D18A" wp14:editId="2B32B582">
                <wp:simplePos x="0" y="0"/>
                <wp:positionH relativeFrom="column">
                  <wp:posOffset>798830</wp:posOffset>
                </wp:positionH>
                <wp:positionV relativeFrom="paragraph">
                  <wp:posOffset>2670175</wp:posOffset>
                </wp:positionV>
                <wp:extent cx="1481667" cy="245533"/>
                <wp:effectExtent l="0" t="0" r="23495" b="21590"/>
                <wp:wrapNone/>
                <wp:docPr id="38" name="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1667" cy="2455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6BE96E" id="Прямоугольник 38" o:spid="_x0000_s1026" style="position:absolute;margin-left:62.9pt;margin-top:210.25pt;width:116.65pt;height:19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" filled="f" strokecolor="red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00030608" wp14:editId="062D5739">
            <wp:extent cx="4538345" cy="2997200"/>
            <wp:effectExtent l="0" t="0" r="0" b="0"/>
            <wp:docPr id="37" name="Рисунок 37" descr="https://sun9-9.userapi.com/impg/GcRyZ8aubhoRjROuTVfAzD5nhypkbKmpFAjKZw/xLA7N6mor2Y.jpg?size=476x315&amp;quality=96&amp;sign=9117f722691743127240815dafcae69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9.userapi.com/impg/GcRyZ8aubhoRjROuTVfAzD5nhypkbKmpFAjKZw/xLA7N6mor2Y.jpg?size=476x315&amp;quality=96&amp;sign=9117f722691743127240815dafcae69f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4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46215" w14:textId="1854B46D" w:rsidR="00B42EE1" w:rsidRDefault="00DB6096">
      <w:pPr>
        <w:ind w:firstLine="0"/>
        <w:jc w:val="center"/>
      </w:pPr>
      <w:r>
        <w:t>Рисунок 12 – Выбор нескольких элементов для удаления</w:t>
      </w:r>
    </w:p>
    <w:p w14:paraId="0FE3B2DF" w14:textId="691E1373" w:rsidR="00B42EE1" w:rsidRDefault="00B42EE1">
      <w:pPr>
        <w:ind w:firstLine="0"/>
        <w:jc w:val="center"/>
      </w:pPr>
    </w:p>
    <w:p w14:paraId="2D51D66D" w14:textId="275F63FE" w:rsidR="00B42EE1" w:rsidRDefault="00DB7C7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AD2AB13" wp14:editId="3CA1D46E">
            <wp:extent cx="4512945" cy="2921000"/>
            <wp:effectExtent l="0" t="0" r="1905" b="0"/>
            <wp:docPr id="39" name="Рисунок 39" descr="https://sun9-8.userapi.com/impg/bt4kO4eoKhnC7_9BOvaUtsHQ5WCQK9YGHjxl0A/VA-vi4NfHMo.jpg?size=474x307&amp;quality=96&amp;sign=3207c1e22a7cffd37f6654f8a11b6be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8.userapi.com/impg/bt4kO4eoKhnC7_9BOvaUtsHQ5WCQK9YGHjxl0A/VA-vi4NfHMo.jpg?size=474x307&amp;quality=96&amp;sign=3207c1e22a7cffd37f6654f8a11b6be1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945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BDD07" w14:textId="77777777" w:rsidR="00B42EE1" w:rsidRDefault="00DB6096">
      <w:pPr>
        <w:ind w:firstLine="0"/>
        <w:jc w:val="center"/>
      </w:pPr>
      <w:r>
        <w:t>Рисунок 13 – Результат удаления выбранных элементов</w:t>
      </w:r>
    </w:p>
    <w:p w14:paraId="717B2FAE" w14:textId="77777777" w:rsidR="00B42EE1" w:rsidRDefault="00B42EE1"/>
    <w:p w14:paraId="1DE113C2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1.5.3 Тестовый случай «Найти элемент»</w:t>
      </w:r>
    </w:p>
    <w:p w14:paraId="5EBFC288" w14:textId="77777777" w:rsidR="00B42EE1" w:rsidRDefault="00DB6096">
      <w:pPr>
        <w:ind w:firstLine="709"/>
      </w:pPr>
      <w:r>
        <w:t>Для поиска элементов в списке необходимо нажать кнопку «Фильтр» (рисунок 14). Откроется соответствующая форма для поиска (рисунок 15).</w:t>
      </w:r>
    </w:p>
    <w:p w14:paraId="7D96B910" w14:textId="77777777" w:rsidR="00B42EE1" w:rsidRDefault="00B42EE1"/>
    <w:p w14:paraId="1A469CF7" w14:textId="55FC70BD" w:rsidR="00B42EE1" w:rsidRDefault="00DB7C7B">
      <w:pPr>
        <w:ind w:firstLine="0"/>
        <w:jc w:val="center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7DE411" wp14:editId="36E7191D">
                <wp:simplePos x="0" y="0"/>
                <wp:positionH relativeFrom="column">
                  <wp:posOffset>2306532</wp:posOffset>
                </wp:positionH>
                <wp:positionV relativeFrom="paragraph">
                  <wp:posOffset>2679912</wp:posOffset>
                </wp:positionV>
                <wp:extent cx="1490133" cy="237066"/>
                <wp:effectExtent l="0" t="0" r="15240" b="10795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133" cy="2370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8C2BDA" id="Прямоугольник 41" o:spid="_x0000_s1026" style="position:absolute;margin-left:181.6pt;margin-top:211pt;width:117.35pt;height:18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" filled="f" strokecolor="red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63FAE00" wp14:editId="3952789D">
            <wp:extent cx="4512945" cy="2988945"/>
            <wp:effectExtent l="0" t="0" r="1905" b="1905"/>
            <wp:docPr id="40" name="Рисунок 40" descr="https://sun9-65.userapi.com/impg/ouet0tZUcy13xC1ks-IWFZxYP9c3qZS4DYqxRg/8WM4d67oWww.jpg?size=474x314&amp;quality=96&amp;sign=73ca21d9df6f7f9b7eabd46d986b441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65.userapi.com/impg/ouet0tZUcy13xC1ks-IWFZxYP9c3qZS4DYqxRg/8WM4d67oWww.jpg?size=474x314&amp;quality=96&amp;sign=73ca21d9df6f7f9b7eabd46d986b4414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94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076D7" w14:textId="77777777" w:rsidR="00B42EE1" w:rsidRDefault="00DB6096">
      <w:pPr>
        <w:ind w:firstLine="0"/>
        <w:jc w:val="center"/>
      </w:pPr>
      <w:r>
        <w:t>Рисунок 14 – Вызов формы для поиска элементов</w:t>
      </w:r>
    </w:p>
    <w:p w14:paraId="06DBD80C" w14:textId="77777777" w:rsidR="00B42EE1" w:rsidRDefault="00B42EE1">
      <w:pPr>
        <w:ind w:firstLine="0"/>
        <w:jc w:val="center"/>
      </w:pPr>
    </w:p>
    <w:p w14:paraId="3AFBF1D7" w14:textId="521BFBF4" w:rsidR="00B42EE1" w:rsidRDefault="00DB7C7B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09F1826" wp14:editId="4FE65371">
            <wp:extent cx="2040255" cy="1795145"/>
            <wp:effectExtent l="0" t="0" r="0" b="0"/>
            <wp:docPr id="42" name="Рисунок 42" descr="https://sun92-1.userapi.com/impg/-gdMtpEewsj61CxgrB8qah3HGLZNqm8MPIIWMA/Saz8EqaRRmI.jpg?size=214x188&amp;quality=96&amp;sign=d615857be08acb038b42d13646fdb7c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2-1.userapi.com/impg/-gdMtpEewsj61CxgrB8qah3HGLZNqm8MPIIWMA/Saz8EqaRRmI.jpg?size=214x188&amp;quality=96&amp;sign=d615857be08acb038b42d13646fdb7cb&amp;type=alb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9A8C2" w14:textId="77777777" w:rsidR="00B42EE1" w:rsidRDefault="00DB6096">
      <w:pPr>
        <w:ind w:firstLine="0"/>
        <w:jc w:val="center"/>
      </w:pPr>
      <w:r>
        <w:t>Рисунок 15 – Форма для поиска</w:t>
      </w:r>
    </w:p>
    <w:p w14:paraId="4C4C0AA5" w14:textId="77777777" w:rsidR="00B42EE1" w:rsidRDefault="00DB6096">
      <w:pPr>
        <w:spacing w:before="240"/>
        <w:ind w:firstLine="709"/>
      </w:pPr>
      <w:r>
        <w:t>Далее пользователь выбирает параметры, по которым требуется найти элемент, вводит значения этих параметров и нажимает кнопку «Запуск фильтра» (рисунки 16 и 17).</w:t>
      </w:r>
    </w:p>
    <w:p w14:paraId="1C4132A3" w14:textId="77777777" w:rsidR="00B42EE1" w:rsidRDefault="00DB6096">
      <w:pPr>
        <w:ind w:firstLine="709"/>
      </w:pPr>
      <w:r>
        <w:t>Для того, чтобы сбросить фильтр, предусмотрена соответствующая кнопка «Сбросить» (рисунок 18).</w:t>
      </w:r>
    </w:p>
    <w:p w14:paraId="0C4050C3" w14:textId="77777777" w:rsidR="00B42EE1" w:rsidRDefault="00B42EE1"/>
    <w:p w14:paraId="1A670F80" w14:textId="67396F8B" w:rsidR="00B42EE1" w:rsidRDefault="00DB7C7B">
      <w:pPr>
        <w:ind w:firstLine="0"/>
        <w:jc w:val="center"/>
        <w:rPr>
          <w:lang w:val="en-US"/>
        </w:rPr>
      </w:pPr>
      <w:r w:rsidRPr="00DB7C7B">
        <w:rPr>
          <w:noProof/>
          <w:lang w:eastAsia="ru-RU"/>
        </w:rPr>
        <w:drawing>
          <wp:inline distT="0" distB="0" distL="0" distR="0" wp14:anchorId="2179156B" wp14:editId="3D376F41">
            <wp:extent cx="2048161" cy="1829055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5FFD" w14:textId="77777777" w:rsidR="00B42EE1" w:rsidRDefault="00DB6096">
      <w:pPr>
        <w:ind w:firstLine="0"/>
        <w:jc w:val="center"/>
      </w:pPr>
      <w:r>
        <w:t>Рисунок 16 – Поиск элемента по названию</w:t>
      </w:r>
    </w:p>
    <w:p w14:paraId="34D1597B" w14:textId="24E3BB8F" w:rsidR="00B42EE1" w:rsidRDefault="00DB7C7B">
      <w:pPr>
        <w:ind w:firstLine="0"/>
        <w:jc w:val="center"/>
      </w:pPr>
      <w:r w:rsidRPr="00DB7C7B">
        <w:rPr>
          <w:noProof/>
          <w:lang w:eastAsia="ru-RU"/>
        </w:rPr>
        <w:lastRenderedPageBreak/>
        <w:drawing>
          <wp:inline distT="0" distB="0" distL="0" distR="0" wp14:anchorId="4F9F355D" wp14:editId="29CF1783">
            <wp:extent cx="4525006" cy="297221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A52A" w14:textId="77777777" w:rsidR="00B42EE1" w:rsidRDefault="00DB6096">
      <w:pPr>
        <w:ind w:firstLine="0"/>
        <w:jc w:val="center"/>
      </w:pPr>
      <w:r>
        <w:t>Рисунок 17 – Результат поиска элемента</w:t>
      </w:r>
    </w:p>
    <w:p w14:paraId="0967222A" w14:textId="77777777" w:rsidR="00B42EE1" w:rsidRDefault="00B42EE1">
      <w:pPr>
        <w:ind w:firstLine="0"/>
        <w:jc w:val="center"/>
        <w:rPr>
          <w:lang w:val="en-US"/>
        </w:rPr>
      </w:pPr>
    </w:p>
    <w:p w14:paraId="549659EE" w14:textId="08D4797D" w:rsidR="00B42EE1" w:rsidRDefault="001F4868">
      <w:pPr>
        <w:ind w:firstLine="0"/>
        <w:jc w:val="center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456C47" wp14:editId="7FC54AB6">
                <wp:simplePos x="0" y="0"/>
                <wp:positionH relativeFrom="column">
                  <wp:posOffset>3779732</wp:posOffset>
                </wp:positionH>
                <wp:positionV relativeFrom="paragraph">
                  <wp:posOffset>2679065</wp:posOffset>
                </wp:positionV>
                <wp:extent cx="1405466" cy="245533"/>
                <wp:effectExtent l="0" t="0" r="23495" b="21590"/>
                <wp:wrapNone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5466" cy="2455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8ED38E" id="Прямоугольник 46" o:spid="_x0000_s1026" style="position:absolute;margin-left:297.6pt;margin-top:210.95pt;width:110.65pt;height:19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" filled="f" strokecolor="red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CBE1F4B" wp14:editId="44C3300D">
            <wp:extent cx="4512945" cy="2988945"/>
            <wp:effectExtent l="0" t="0" r="1905" b="1905"/>
            <wp:docPr id="45" name="Рисунок 45" descr="https://sun9-65.userapi.com/impg/ouet0tZUcy13xC1ks-IWFZxYP9c3qZS4DYqxRg/8WM4d67oWww.jpg?size=474x314&amp;quality=96&amp;sign=73ca21d9df6f7f9b7eabd46d986b441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65.userapi.com/impg/ouet0tZUcy13xC1ks-IWFZxYP9c3qZS4DYqxRg/8WM4d67oWww.jpg?size=474x314&amp;quality=96&amp;sign=73ca21d9df6f7f9b7eabd46d986b4414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94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4F3E7" w14:textId="77777777" w:rsidR="00B42EE1" w:rsidRDefault="00DB6096">
      <w:pPr>
        <w:ind w:firstLine="0"/>
        <w:jc w:val="center"/>
      </w:pPr>
      <w:r>
        <w:t>Рисунок 18 – Сброс условий поиска</w:t>
      </w:r>
    </w:p>
    <w:p w14:paraId="040DA2BD" w14:textId="77777777" w:rsidR="00B42EE1" w:rsidRDefault="00B42EE1"/>
    <w:p w14:paraId="1A28DA85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1.5.4 Тестовый случай «Сохранить данные»</w:t>
      </w:r>
    </w:p>
    <w:p w14:paraId="2C53DA16" w14:textId="77777777" w:rsidR="00B42EE1" w:rsidRDefault="00DB6096">
      <w:pPr>
        <w:ind w:firstLine="709"/>
      </w:pPr>
      <w:r>
        <w:t>Для сохранения данных в таблице необходимо нажать на панели «Файл\Сохранить» (рисунок 19). Откроется системный диалог сохранения файла, где пользователь выбирает директорию и указывает имя файла (рисунок 20).</w:t>
      </w:r>
    </w:p>
    <w:p w14:paraId="27E2598E" w14:textId="063CDE67" w:rsidR="00B42EE1" w:rsidRDefault="001F4868">
      <w:pPr>
        <w:ind w:firstLine="0"/>
        <w:jc w:val="center"/>
      </w:pPr>
      <w:r w:rsidRPr="001F4868">
        <w:rPr>
          <w:noProof/>
          <w:lang w:eastAsia="ru-RU"/>
        </w:rPr>
        <w:lastRenderedPageBreak/>
        <w:drawing>
          <wp:inline distT="0" distB="0" distL="0" distR="0" wp14:anchorId="682CDC13" wp14:editId="1C03A9C2">
            <wp:extent cx="4505954" cy="2991267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7514" w14:textId="77777777" w:rsidR="00B42EE1" w:rsidRDefault="00DB6096">
      <w:pPr>
        <w:ind w:firstLine="0"/>
        <w:jc w:val="center"/>
      </w:pPr>
      <w:r>
        <w:t>Рисунок 19 – Сохранение данных</w:t>
      </w:r>
    </w:p>
    <w:p w14:paraId="5AA24799" w14:textId="1CE3DF83" w:rsidR="00B42EE1" w:rsidRDefault="001F4868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06A543F" wp14:editId="0F69809E">
            <wp:extent cx="5940425" cy="3364411"/>
            <wp:effectExtent l="0" t="0" r="3175" b="7620"/>
            <wp:docPr id="48" name="Рисунок 48" descr="https://sun9-39.userapi.com/impg/5Rj4tlnU4bcbIbNIwG-5sIE15CwkmDh8mBcsfg/xS9z014KPs4.jpg?size=945x535&amp;quality=96&amp;sign=8dfe3a2da2aeadba0ac03aecc92d679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39.userapi.com/impg/5Rj4tlnU4bcbIbNIwG-5sIE15CwkmDh8mBcsfg/xS9z014KPs4.jpg?size=945x535&amp;quality=96&amp;sign=8dfe3a2da2aeadba0ac03aecc92d6794&amp;type=albu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18F6D" w14:textId="77777777" w:rsidR="00B42EE1" w:rsidRDefault="00DB6096">
      <w:pPr>
        <w:ind w:firstLine="0"/>
        <w:jc w:val="center"/>
      </w:pPr>
      <w:r>
        <w:t>Рисунок 20 – Сохранение файла</w:t>
      </w:r>
    </w:p>
    <w:p w14:paraId="37081015" w14:textId="77777777" w:rsidR="00B42EE1" w:rsidRDefault="00B42EE1"/>
    <w:p w14:paraId="4B5DB40B" w14:textId="77777777" w:rsidR="00B42EE1" w:rsidRDefault="00DB6096">
      <w:pPr>
        <w:ind w:firstLine="709"/>
      </w:pPr>
      <w:r>
        <w:t>После сохранения данных в файл появится соответствующее сообщение (рисунки 21 и 22).</w:t>
      </w:r>
    </w:p>
    <w:p w14:paraId="64D0EF99" w14:textId="1527F93D" w:rsidR="00B42EE1" w:rsidRDefault="001F4868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0835805" wp14:editId="129C66FF">
            <wp:extent cx="4521200" cy="2988945"/>
            <wp:effectExtent l="0" t="0" r="0" b="1905"/>
            <wp:docPr id="49" name="Рисунок 49" descr="https://sun9-19.userapi.com/impg/0_c9U1ix36o6yCvQINpaO0VIiQxpA7gYcFxuUQ/FZlhkUyv3UI.jpg?size=475x314&amp;quality=96&amp;sign=1be23647845fef5bbb7757191eae381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19.userapi.com/impg/0_c9U1ix36o6yCvQINpaO0VIiQxpA7gYcFxuUQ/FZlhkUyv3UI.jpg?size=475x314&amp;quality=96&amp;sign=1be23647845fef5bbb7757191eae3816&amp;type=albu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4A61C" w14:textId="77777777" w:rsidR="00B42EE1" w:rsidRDefault="00DB6096">
      <w:pPr>
        <w:ind w:firstLine="0"/>
        <w:jc w:val="center"/>
      </w:pPr>
      <w:r>
        <w:t>Рисунок 21 – Сообщение о сохранении файла</w:t>
      </w:r>
    </w:p>
    <w:p w14:paraId="01E55EBC" w14:textId="23687E4F" w:rsidR="00B42EE1" w:rsidRDefault="001F486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BD68DD7" wp14:editId="3BB8B439">
            <wp:extent cx="5940425" cy="3340367"/>
            <wp:effectExtent l="0" t="0" r="3175" b="0"/>
            <wp:docPr id="50" name="Рисунок 50" descr="https://sun9-7.userapi.com/impg/85RX8bhHXEp6oxUTekhTpTaB2SnwkgbI9FZmwg/u5PMOZslJ5Q.jpg?size=948x533&amp;quality=96&amp;sign=7fce741346dc0cf6be18b01f32f9793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9-7.userapi.com/impg/85RX8bhHXEp6oxUTekhTpTaB2SnwkgbI9FZmwg/u5PMOZslJ5Q.jpg?size=948x533&amp;quality=96&amp;sign=7fce741346dc0cf6be18b01f32f97930&amp;type=album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00E9D" w14:textId="77777777" w:rsidR="00B42EE1" w:rsidRDefault="00DB6096">
      <w:pPr>
        <w:ind w:firstLine="0"/>
        <w:jc w:val="center"/>
      </w:pPr>
      <w:r>
        <w:t>Рисунок 22 – Результат сохранения файла</w:t>
      </w:r>
    </w:p>
    <w:p w14:paraId="323B2970" w14:textId="37E6B238" w:rsidR="00B42EE1" w:rsidRDefault="00DB6096" w:rsidP="001F4868">
      <w:pPr>
        <w:ind w:firstLine="709"/>
      </w:pPr>
      <w:r>
        <w:t>В случае, если таблица пуста, сохранение не производится (рисунок 23).</w:t>
      </w:r>
    </w:p>
    <w:p w14:paraId="22B178B2" w14:textId="77777777" w:rsidR="00B42EE1" w:rsidRDefault="00DB609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F98FDF5" wp14:editId="3B538469">
            <wp:extent cx="2573655" cy="1464310"/>
            <wp:effectExtent l="0" t="0" r="0" b="0"/>
            <wp:docPr id="2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5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F6AB" w14:textId="284FDB12" w:rsidR="00B42EE1" w:rsidRDefault="00DB6096" w:rsidP="001F4868">
      <w:pPr>
        <w:ind w:firstLine="0"/>
        <w:jc w:val="center"/>
      </w:pPr>
      <w:r>
        <w:t>Рисунок 23 – Результат нажатия на кнопку «Сохранить» при пустой таблице</w:t>
      </w:r>
    </w:p>
    <w:p w14:paraId="4FFDCF4E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lastRenderedPageBreak/>
        <w:t>1.5.5 Тестовый случай «Загрузить данные»</w:t>
      </w:r>
    </w:p>
    <w:p w14:paraId="5706C8FA" w14:textId="77777777" w:rsidR="00B42EE1" w:rsidRDefault="00DB6096">
      <w:pPr>
        <w:ind w:firstLine="709"/>
      </w:pPr>
      <w:r>
        <w:t>Для загрузки данных в таблицу необходимо нажать на соответствующую кнопку (рисунок 24).</w:t>
      </w:r>
    </w:p>
    <w:p w14:paraId="3A58F4B0" w14:textId="6005B44C" w:rsidR="00B42EE1" w:rsidRDefault="001F4868">
      <w:pPr>
        <w:ind w:firstLine="0"/>
        <w:jc w:val="center"/>
      </w:pPr>
      <w:r w:rsidRPr="001F4868">
        <w:rPr>
          <w:noProof/>
          <w:lang w:eastAsia="ru-RU"/>
        </w:rPr>
        <w:drawing>
          <wp:inline distT="0" distB="0" distL="0" distR="0" wp14:anchorId="55E2B4EE" wp14:editId="7543E8D2">
            <wp:extent cx="4505954" cy="2991267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E3ED" w14:textId="77777777" w:rsidR="00B42EE1" w:rsidRDefault="00DB6096">
      <w:pPr>
        <w:ind w:firstLine="0"/>
        <w:jc w:val="center"/>
      </w:pPr>
      <w:r>
        <w:t>Рисунок 24 – Загрузить данные в таблицу</w:t>
      </w:r>
    </w:p>
    <w:p w14:paraId="53C7A25C" w14:textId="77777777" w:rsidR="00B42EE1" w:rsidRDefault="00B42EE1"/>
    <w:p w14:paraId="2CAC8428" w14:textId="77777777" w:rsidR="00B42EE1" w:rsidRDefault="00DB6096">
      <w:pPr>
        <w:ind w:firstLine="709"/>
      </w:pPr>
      <w:r>
        <w:t>Далее откроется системный диалог загрузки файла (рисунок 25). После успешной загрузки появится сообщение (рисунки 26 и 27).</w:t>
      </w:r>
    </w:p>
    <w:p w14:paraId="7156D01D" w14:textId="77777777" w:rsidR="00B42EE1" w:rsidRDefault="00B42EE1"/>
    <w:p w14:paraId="2A7AE3B8" w14:textId="3C666037" w:rsidR="00B42EE1" w:rsidRDefault="001F486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E85FC17" wp14:editId="1F79132E">
            <wp:extent cx="5940425" cy="3340100"/>
            <wp:effectExtent l="0" t="0" r="3175" b="0"/>
            <wp:docPr id="52" name="Рисунок 52" descr="https://sun9-7.userapi.com/impg/85RX8bhHXEp6oxUTekhTpTaB2SnwkgbI9FZmwg/u5PMOZslJ5Q.jpg?size=948x533&amp;quality=96&amp;sign=7fce741346dc0cf6be18b01f32f9793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9-7.userapi.com/impg/85RX8bhHXEp6oxUTekhTpTaB2SnwkgbI9FZmwg/u5PMOZslJ5Q.jpg?size=948x533&amp;quality=96&amp;sign=7fce741346dc0cf6be18b01f32f97930&amp;type=album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ED4FF" w14:textId="77777777" w:rsidR="00B42EE1" w:rsidRDefault="00DB6096">
      <w:pPr>
        <w:ind w:firstLine="0"/>
        <w:jc w:val="center"/>
      </w:pPr>
      <w:r>
        <w:t>Рисунок 25 – Выбор файла для загрузки</w:t>
      </w:r>
    </w:p>
    <w:p w14:paraId="67BE1B98" w14:textId="77777777" w:rsidR="00B42EE1" w:rsidRDefault="00B42EE1"/>
    <w:p w14:paraId="033571B6" w14:textId="77777777" w:rsidR="00B42EE1" w:rsidRDefault="00DB609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0413BC9" wp14:editId="019F441F">
            <wp:extent cx="1935480" cy="1463040"/>
            <wp:effectExtent l="0" t="0" r="0" b="0"/>
            <wp:docPr id="26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24154" t="35856" r="20546" b="14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FE47" w14:textId="77777777" w:rsidR="00B42EE1" w:rsidRDefault="00DB6096">
      <w:pPr>
        <w:ind w:firstLine="0"/>
        <w:jc w:val="center"/>
      </w:pPr>
      <w:r>
        <w:t>Рисунок 26 – Сообщение, информирующее об успешной загрузке файла</w:t>
      </w:r>
    </w:p>
    <w:p w14:paraId="2EC2B540" w14:textId="77777777" w:rsidR="00B42EE1" w:rsidRDefault="00B42EE1">
      <w:pPr>
        <w:ind w:firstLine="0"/>
        <w:jc w:val="center"/>
      </w:pPr>
    </w:p>
    <w:p w14:paraId="7EB01F5A" w14:textId="4EBD5EA6" w:rsidR="00B42EE1" w:rsidRDefault="001F4868">
      <w:pPr>
        <w:ind w:firstLine="0"/>
        <w:jc w:val="center"/>
      </w:pPr>
      <w:r w:rsidRPr="001F4868">
        <w:rPr>
          <w:noProof/>
          <w:lang w:eastAsia="ru-RU"/>
        </w:rPr>
        <w:drawing>
          <wp:inline distT="0" distB="0" distL="0" distR="0" wp14:anchorId="51E4ED8E" wp14:editId="567A45F6">
            <wp:extent cx="4515480" cy="2953162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CE5C" w14:textId="77777777" w:rsidR="00B42EE1" w:rsidRDefault="00DB6096">
      <w:pPr>
        <w:ind w:firstLine="0"/>
        <w:jc w:val="center"/>
      </w:pPr>
      <w:r>
        <w:t>Рисунок 27 – Результат загрузки данных</w:t>
      </w:r>
    </w:p>
    <w:p w14:paraId="048C7345" w14:textId="77777777" w:rsidR="00B42EE1" w:rsidRDefault="00B42EE1"/>
    <w:p w14:paraId="1B2EDB5C" w14:textId="6531C064" w:rsidR="00B42EE1" w:rsidRDefault="00DB6096">
      <w:pPr>
        <w:ind w:firstLine="709"/>
      </w:pPr>
      <w:r>
        <w:t xml:space="preserve">В случае, </w:t>
      </w:r>
      <w:r w:rsidR="00D44C32" w:rsidRPr="006222F3">
        <w:rPr>
          <w:shd w:val="clear" w:color="auto" w:fill="FFFFFF" w:themeFill="background1"/>
        </w:rPr>
        <w:t>если структура загружаемого файла не распознана</w:t>
      </w:r>
      <w:r w:rsidR="006222F3" w:rsidRPr="006222F3">
        <w:rPr>
          <w:shd w:val="clear" w:color="auto" w:fill="FFFFFF" w:themeFill="background1"/>
        </w:rPr>
        <w:t xml:space="preserve">, </w:t>
      </w:r>
      <w:r w:rsidR="00D44C32" w:rsidRPr="006222F3">
        <w:rPr>
          <w:shd w:val="clear" w:color="auto" w:fill="FFFFFF" w:themeFill="background1"/>
        </w:rPr>
        <w:t xml:space="preserve">в случае если в файле </w:t>
      </w:r>
      <w:r w:rsidR="006222F3" w:rsidRPr="006222F3">
        <w:rPr>
          <w:shd w:val="clear" w:color="auto" w:fill="FFFFFF" w:themeFill="background1"/>
        </w:rPr>
        <w:t>присутствуют</w:t>
      </w:r>
      <w:r w:rsidR="00D44C32" w:rsidRPr="006222F3">
        <w:rPr>
          <w:shd w:val="clear" w:color="auto" w:fill="FFFFFF" w:themeFill="background1"/>
        </w:rPr>
        <w:t xml:space="preserve"> некорректные значения </w:t>
      </w:r>
      <w:r w:rsidR="006222F3" w:rsidRPr="006222F3">
        <w:rPr>
          <w:shd w:val="clear" w:color="auto" w:fill="FFFFFF" w:themeFill="background1"/>
        </w:rPr>
        <w:t xml:space="preserve">параметров или значения отсутствуют, </w:t>
      </w:r>
      <w:r>
        <w:t>появится соответствующее сообщение (рисунок 28).</w:t>
      </w:r>
    </w:p>
    <w:p w14:paraId="6FA22239" w14:textId="77777777" w:rsidR="00B42EE1" w:rsidRDefault="00B42EE1"/>
    <w:p w14:paraId="3A07E1B0" w14:textId="77777777" w:rsidR="00B42EE1" w:rsidRDefault="00DB609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C90BDA5" wp14:editId="47C81E82">
            <wp:extent cx="3234690" cy="1548765"/>
            <wp:effectExtent l="0" t="0" r="0" b="0"/>
            <wp:docPr id="28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69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F5E0" w14:textId="77777777" w:rsidR="00B42EE1" w:rsidRDefault="00DB6096">
      <w:pPr>
        <w:ind w:firstLine="0"/>
        <w:jc w:val="center"/>
        <w:sectPr w:rsidR="00B42EE1">
          <w:footerReference w:type="default" r:id="rId36"/>
          <w:pgSz w:w="11906" w:h="16838"/>
          <w:pgMar w:top="1134" w:right="850" w:bottom="1134" w:left="1701" w:header="0" w:footer="708" w:gutter="0"/>
          <w:cols w:space="720"/>
          <w:formProt w:val="0"/>
          <w:docGrid w:linePitch="360"/>
        </w:sectPr>
      </w:pPr>
      <w:r>
        <w:t>Рисунок 28 – Загрузка повреждённого файла</w:t>
      </w:r>
    </w:p>
    <w:p w14:paraId="0B0A8385" w14:textId="77777777" w:rsidR="00B42EE1" w:rsidRDefault="00DB6096">
      <w:pPr>
        <w:ind w:firstLine="0"/>
        <w:jc w:val="center"/>
        <w:outlineLvl w:val="0"/>
        <w:rPr>
          <w:b/>
          <w:bCs/>
        </w:rPr>
      </w:pPr>
      <w:bookmarkStart w:id="21" w:name="_Toc136600560"/>
      <w:bookmarkStart w:id="22" w:name="_Toc74956678"/>
      <w:bookmarkStart w:id="23" w:name="_Toc74829069"/>
      <w:r>
        <w:rPr>
          <w:b/>
          <w:bCs/>
        </w:rPr>
        <w:lastRenderedPageBreak/>
        <w:t>СПИСОК ИСПОЛЬЗОВАННЫХ ИСТОЧНИКОВ</w:t>
      </w:r>
      <w:bookmarkEnd w:id="21"/>
      <w:bookmarkEnd w:id="22"/>
      <w:bookmarkEnd w:id="23"/>
    </w:p>
    <w:p w14:paraId="2D64436F" w14:textId="77777777" w:rsidR="00B42EE1" w:rsidRDefault="00B42EE1"/>
    <w:p w14:paraId="7A7BC30D" w14:textId="77777777" w:rsidR="00B42EE1" w:rsidRDefault="00DB6096">
      <w:pPr>
        <w:pStyle w:val="ac"/>
        <w:numPr>
          <w:ilvl w:val="0"/>
          <w:numId w:val="4"/>
        </w:numPr>
        <w:ind w:left="0" w:firstLine="709"/>
        <w:sectPr w:rsidR="00B42EE1">
          <w:footerReference w:type="default" r:id="rId37"/>
          <w:pgSz w:w="11906" w:h="16838"/>
          <w:pgMar w:top="1134" w:right="850" w:bottom="1134" w:left="1701" w:header="0" w:footer="708" w:gutter="0"/>
          <w:cols w:space="720"/>
          <w:formProt w:val="0"/>
          <w:docGrid w:linePitch="360"/>
        </w:sectPr>
      </w:pPr>
      <w:proofErr w:type="spellStart"/>
      <w:r>
        <w:t>Калентьев</w:t>
      </w:r>
      <w:proofErr w:type="spellEnd"/>
      <w:r>
        <w:t xml:space="preserve">, А. А. Новые технологии в </w:t>
      </w:r>
      <w:proofErr w:type="gramStart"/>
      <w:r>
        <w:t>программировании :</w:t>
      </w:r>
      <w:proofErr w:type="gramEnd"/>
      <w:r>
        <w:t xml:space="preserve"> учебное пособие / А. А. </w:t>
      </w:r>
      <w:proofErr w:type="spellStart"/>
      <w:r>
        <w:t>Калентьев</w:t>
      </w:r>
      <w:proofErr w:type="spellEnd"/>
      <w:r>
        <w:t xml:space="preserve">, Д. В. </w:t>
      </w:r>
      <w:proofErr w:type="spellStart"/>
      <w:r>
        <w:t>Гарайс</w:t>
      </w:r>
      <w:proofErr w:type="spellEnd"/>
      <w:r>
        <w:t xml:space="preserve">, А. Е. </w:t>
      </w:r>
      <w:proofErr w:type="spellStart"/>
      <w:r>
        <w:t>Гориянов</w:t>
      </w:r>
      <w:proofErr w:type="spellEnd"/>
      <w:r>
        <w:t xml:space="preserve">. – </w:t>
      </w:r>
      <w:proofErr w:type="gramStart"/>
      <w:r>
        <w:t>Томск :</w:t>
      </w:r>
      <w:proofErr w:type="gramEnd"/>
      <w:r>
        <w:t xml:space="preserve"> Эль Контент, 2014. – 176 с. – </w:t>
      </w:r>
      <w:r>
        <w:rPr>
          <w:lang w:val="en-US"/>
        </w:rPr>
        <w:t>ISBN</w:t>
      </w:r>
      <w:r>
        <w:t xml:space="preserve"> 978-5-4332-0185-9.</w:t>
      </w:r>
    </w:p>
    <w:p w14:paraId="78F6BFBB" w14:textId="77777777" w:rsidR="00B42EE1" w:rsidRDefault="00DB6096">
      <w:pPr>
        <w:spacing w:after="4680"/>
        <w:ind w:firstLine="0"/>
        <w:jc w:val="center"/>
        <w:outlineLvl w:val="0"/>
        <w:rPr>
          <w:b/>
          <w:bCs/>
        </w:rPr>
      </w:pPr>
      <w:bookmarkStart w:id="24" w:name="_Toc136600561"/>
      <w:bookmarkStart w:id="25" w:name="_Toc74956679"/>
      <w:bookmarkStart w:id="26" w:name="_Toc74829070"/>
      <w:r>
        <w:rPr>
          <w:b/>
          <w:bCs/>
        </w:rPr>
        <w:lastRenderedPageBreak/>
        <w:t>ПРИЛОЖЕНИЕ А</w:t>
      </w:r>
      <w:bookmarkEnd w:id="24"/>
      <w:bookmarkEnd w:id="25"/>
      <w:bookmarkEnd w:id="26"/>
    </w:p>
    <w:p w14:paraId="2D266C6F" w14:textId="77777777" w:rsidR="00B42EE1" w:rsidRDefault="00DB6096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361AAFC6" w14:textId="765ADC5C" w:rsidR="00B42EE1" w:rsidRDefault="00DB6096">
      <w:pPr>
        <w:ind w:firstLine="0"/>
        <w:jc w:val="center"/>
      </w:pPr>
      <w:r>
        <w:t xml:space="preserve">Программа для расчёта </w:t>
      </w:r>
      <w:r w:rsidR="007E5709">
        <w:t>площади</w:t>
      </w:r>
      <w:r>
        <w:t xml:space="preserve"> фигур</w:t>
      </w:r>
    </w:p>
    <w:p w14:paraId="38D6036A" w14:textId="069AD120" w:rsidR="00B42EE1" w:rsidRPr="007E5709" w:rsidRDefault="00DB6096">
      <w:pPr>
        <w:spacing w:before="4200"/>
        <w:ind w:firstLine="0"/>
      </w:pPr>
      <w:r>
        <w:t>Разработчик: студент гр. О-5КМ</w:t>
      </w:r>
      <w:r w:rsidR="007E5709" w:rsidRPr="007E5709">
        <w:t>2</w:t>
      </w:r>
      <w:r>
        <w:t xml:space="preserve">1 НИ ТПУ </w:t>
      </w:r>
      <w:r w:rsidR="007E5709">
        <w:t>Умаров Г.Е.</w:t>
      </w:r>
    </w:p>
    <w:p w14:paraId="054DD41A" w14:textId="77777777" w:rsidR="00B42EE1" w:rsidRDefault="00DB6096">
      <w:pPr>
        <w:ind w:firstLine="0"/>
      </w:pPr>
      <w:r>
        <w:t xml:space="preserve">Заказчик: Канд. техн.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15CE8DB7" w14:textId="3EEE5169" w:rsidR="00B42EE1" w:rsidRDefault="007E5709">
      <w:pPr>
        <w:spacing w:before="1800"/>
        <w:ind w:firstLine="0"/>
        <w:jc w:val="center"/>
      </w:pPr>
      <w:r>
        <w:t>Томск 2024</w:t>
      </w:r>
    </w:p>
    <w:p w14:paraId="301F55A9" w14:textId="77777777" w:rsidR="00B42EE1" w:rsidRDefault="00DB6096">
      <w:pPr>
        <w:rPr>
          <w:b/>
          <w:bCs/>
        </w:rPr>
      </w:pPr>
      <w:r>
        <w:br w:type="page"/>
      </w:r>
    </w:p>
    <w:p w14:paraId="3D26065E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lastRenderedPageBreak/>
        <w:t>1 Общие сведения</w:t>
      </w:r>
    </w:p>
    <w:p w14:paraId="76CF130B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1.1 Полное наименование системы и её условное обозначение</w:t>
      </w:r>
    </w:p>
    <w:p w14:paraId="011A9778" w14:textId="0AABBF38" w:rsidR="00B42EE1" w:rsidRDefault="00DB6096">
      <w:pPr>
        <w:ind w:firstLine="709"/>
      </w:pPr>
      <w:r>
        <w:t xml:space="preserve">Полное наименование: «Программа для расчёта </w:t>
      </w:r>
      <w:r w:rsidR="007E5709">
        <w:t>площади</w:t>
      </w:r>
      <w:r>
        <w:t xml:space="preserve"> фигур».</w:t>
      </w:r>
    </w:p>
    <w:p w14:paraId="74317D7B" w14:textId="77777777" w:rsidR="00B42EE1" w:rsidRDefault="00DB6096">
      <w:pPr>
        <w:ind w:firstLine="709"/>
      </w:pPr>
      <w:r>
        <w:t>Условное обозначение: Система.</w:t>
      </w:r>
    </w:p>
    <w:p w14:paraId="29A7BBF1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1.2 Наименование предприятий разработчика и заказчика системы</w:t>
      </w:r>
    </w:p>
    <w:p w14:paraId="22E1CCEB" w14:textId="77777777" w:rsidR="00B42EE1" w:rsidRDefault="00DB6096">
      <w:pPr>
        <w:ind w:firstLine="709"/>
      </w:pPr>
      <w:r>
        <w:t xml:space="preserve">Заказчик: Канд. техн.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4B7F07F8" w14:textId="519E436F" w:rsidR="00B42EE1" w:rsidRDefault="00DB6096">
      <w:pPr>
        <w:ind w:firstLine="709"/>
      </w:pPr>
      <w:r>
        <w:t>Разработ</w:t>
      </w:r>
      <w:r w:rsidR="007E5709">
        <w:t>чик: Студент гр. О-5КМ2</w:t>
      </w:r>
      <w:r>
        <w:t xml:space="preserve">1 НИ ТПУ </w:t>
      </w:r>
      <w:r w:rsidR="007E5709">
        <w:t>Умаров Г.Е</w:t>
      </w:r>
      <w:r>
        <w:t>.</w:t>
      </w:r>
    </w:p>
    <w:p w14:paraId="6361A290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1.3 Плановые сроки начала и окончания работы по созданию системы</w:t>
      </w:r>
    </w:p>
    <w:p w14:paraId="33A6569D" w14:textId="31DC83D7" w:rsidR="00B42EE1" w:rsidRPr="001F4868" w:rsidRDefault="00DB6096">
      <w:pPr>
        <w:ind w:firstLine="709"/>
      </w:pPr>
      <w:r w:rsidRPr="001F4868">
        <w:t xml:space="preserve">Начало работ: </w:t>
      </w:r>
      <w:r w:rsidR="001F4868" w:rsidRPr="001F4868">
        <w:t>24</w:t>
      </w:r>
      <w:r w:rsidRPr="001F4868">
        <w:t xml:space="preserve"> </w:t>
      </w:r>
      <w:r w:rsidR="001F4868" w:rsidRPr="001F4868">
        <w:t>мая</w:t>
      </w:r>
      <w:r w:rsidRPr="001F4868">
        <w:t xml:space="preserve"> 202</w:t>
      </w:r>
      <w:r w:rsidR="001F4868" w:rsidRPr="001F4868">
        <w:t>4</w:t>
      </w:r>
      <w:r w:rsidRPr="001F4868">
        <w:t xml:space="preserve"> г.</w:t>
      </w:r>
    </w:p>
    <w:p w14:paraId="0F5598E2" w14:textId="44E9D3C5" w:rsidR="00B42EE1" w:rsidRDefault="00DB6096">
      <w:pPr>
        <w:ind w:firstLine="709"/>
      </w:pPr>
      <w:r w:rsidRPr="001F4868">
        <w:t xml:space="preserve">Окончание работ: </w:t>
      </w:r>
      <w:r w:rsidR="009F72BF">
        <w:rPr>
          <w:shd w:val="clear" w:color="auto" w:fill="FFFFFF" w:themeFill="background1"/>
        </w:rPr>
        <w:t>20</w:t>
      </w:r>
      <w:r w:rsidRPr="001F4868">
        <w:rPr>
          <w:shd w:val="clear" w:color="auto" w:fill="FFFFFF" w:themeFill="background1"/>
        </w:rPr>
        <w:t xml:space="preserve"> июня 202</w:t>
      </w:r>
      <w:r w:rsidR="001F4868" w:rsidRPr="001F4868">
        <w:rPr>
          <w:shd w:val="clear" w:color="auto" w:fill="FFFFFF" w:themeFill="background1"/>
        </w:rPr>
        <w:t>4</w:t>
      </w:r>
      <w:r w:rsidRPr="001F4868">
        <w:rPr>
          <w:shd w:val="clear" w:color="auto" w:fill="FFFFFF" w:themeFill="background1"/>
        </w:rPr>
        <w:t xml:space="preserve"> г.</w:t>
      </w:r>
    </w:p>
    <w:p w14:paraId="61D6D364" w14:textId="77777777" w:rsidR="00B42EE1" w:rsidRDefault="00DB6096">
      <w:pPr>
        <w:ind w:firstLine="709"/>
      </w:pPr>
      <w:r>
        <w:br w:type="page"/>
      </w:r>
    </w:p>
    <w:p w14:paraId="09789380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lastRenderedPageBreak/>
        <w:t>2 Назначение и цели создания системы</w:t>
      </w:r>
    </w:p>
    <w:p w14:paraId="71BF45C0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2.1 Назначение системы</w:t>
      </w:r>
    </w:p>
    <w:p w14:paraId="51E3D60D" w14:textId="22AC640B" w:rsidR="00B42EE1" w:rsidRDefault="00DB6096">
      <w:pPr>
        <w:ind w:firstLine="709"/>
      </w:pPr>
      <w:r>
        <w:t xml:space="preserve">Система предназначена для расчёта </w:t>
      </w:r>
      <w:r w:rsidR="007E5709">
        <w:t>площади</w:t>
      </w:r>
      <w:r>
        <w:t xml:space="preserve"> фигур: </w:t>
      </w:r>
      <w:r w:rsidR="007E5709">
        <w:t>круга</w:t>
      </w:r>
      <w:r>
        <w:t xml:space="preserve">, </w:t>
      </w:r>
      <w:r w:rsidR="007E5709">
        <w:t>треугольника</w:t>
      </w:r>
      <w:r>
        <w:t>, п</w:t>
      </w:r>
      <w:r w:rsidR="007E5709">
        <w:t>рямоугольник</w:t>
      </w:r>
      <w:r>
        <w:t>а.</w:t>
      </w:r>
    </w:p>
    <w:p w14:paraId="2C97A1F1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2.2 Цели создания системы</w:t>
      </w:r>
    </w:p>
    <w:p w14:paraId="515DB5D3" w14:textId="703A65FE" w:rsidR="00B42EE1" w:rsidRDefault="00BE75AF">
      <w:r w:rsidRPr="00BE75AF">
        <w:t>Цель создания системы расчета площади фигур заключается в автоматизации и упрощении процесса вычисления площадей различных геометрических фигур (</w:t>
      </w:r>
      <w:r>
        <w:t>круг, треугольник, прямоугольник)</w:t>
      </w:r>
      <w:r w:rsidRPr="00BE75AF">
        <w:t>.</w:t>
      </w:r>
      <w:r w:rsidR="008D7D4C">
        <w:t xml:space="preserve"> </w:t>
      </w:r>
      <w:r w:rsidR="008D7D4C" w:rsidRPr="008D7D4C">
        <w:t>Цель системы расчета площади фигур заключается в повышении эффективности работы пользователя с геометрическими данными</w:t>
      </w:r>
      <w:r w:rsidR="008D7D4C">
        <w:t xml:space="preserve"> и</w:t>
      </w:r>
      <w:r w:rsidR="008D7D4C" w:rsidRPr="008D7D4C">
        <w:t xml:space="preserve"> упрощении процесса выполнения вычислений</w:t>
      </w:r>
      <w:r w:rsidR="00DB6096">
        <w:br w:type="page"/>
      </w:r>
    </w:p>
    <w:p w14:paraId="2ED2D963" w14:textId="4A86B065" w:rsidR="00B42EE1" w:rsidRPr="007E5709" w:rsidRDefault="00DB6096" w:rsidP="007E5709">
      <w:pPr>
        <w:rPr>
          <w:b/>
          <w:bCs/>
        </w:rPr>
      </w:pPr>
      <w:r>
        <w:rPr>
          <w:b/>
          <w:bCs/>
        </w:rPr>
        <w:lastRenderedPageBreak/>
        <w:t>3 Характеристика объектов автоматизации</w:t>
      </w:r>
    </w:p>
    <w:p w14:paraId="69EA8720" w14:textId="66A32BEE" w:rsidR="00B42EE1" w:rsidRPr="003A5641" w:rsidRDefault="00DB6096">
      <w:pPr>
        <w:rPr>
          <w:highlight w:val="yellow"/>
        </w:rPr>
      </w:pPr>
      <w:r w:rsidRPr="00782BA7">
        <w:t xml:space="preserve">Вычисление </w:t>
      </w:r>
      <w:r w:rsidR="00782BA7" w:rsidRPr="00782BA7">
        <w:t>площадей</w:t>
      </w:r>
      <w:r w:rsidRPr="00782BA7">
        <w:t xml:space="preserve"> различных </w:t>
      </w:r>
      <w:r w:rsidR="00782BA7" w:rsidRPr="00782BA7">
        <w:t>фигур</w:t>
      </w:r>
      <w:r w:rsidRPr="00782BA7">
        <w:t xml:space="preserve"> может пригодиться в любой сфере жизнедеятельности человека. Например, </w:t>
      </w:r>
      <w:r w:rsidR="00782BA7">
        <w:t>в образовательном процессе для обучения основам планиметрии.</w:t>
      </w:r>
    </w:p>
    <w:p w14:paraId="654EC07F" w14:textId="77777777" w:rsidR="00B42EE1" w:rsidRDefault="00DB6096">
      <w:r w:rsidRPr="00782BA7">
        <w:t>Поскольку такие расчёты выполняются школьниками при выполнении домашних заданий ежедневно, представляется целесообразным автоматизировать этот процесс.</w:t>
      </w:r>
    </w:p>
    <w:p w14:paraId="193BBB3B" w14:textId="77777777" w:rsidR="00B42EE1" w:rsidRDefault="00DB6096">
      <w:r>
        <w:br w:type="page"/>
      </w:r>
    </w:p>
    <w:p w14:paraId="238A79E9" w14:textId="77777777" w:rsidR="00B42EE1" w:rsidRDefault="00DB6096">
      <w:pPr>
        <w:rPr>
          <w:b/>
          <w:bCs/>
        </w:rPr>
      </w:pPr>
      <w:r>
        <w:rPr>
          <w:b/>
          <w:bCs/>
        </w:rPr>
        <w:lastRenderedPageBreak/>
        <w:t>4 Требования к системе</w:t>
      </w:r>
    </w:p>
    <w:p w14:paraId="1273B152" w14:textId="77777777" w:rsidR="00B42EE1" w:rsidRDefault="00B42EE1">
      <w:pPr>
        <w:ind w:firstLine="0"/>
      </w:pPr>
    </w:p>
    <w:p w14:paraId="7B6649D0" w14:textId="77777777" w:rsidR="00B42EE1" w:rsidRDefault="00DB6096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1385"/>
        <w:gridCol w:w="7960"/>
      </w:tblGrid>
      <w:tr w:rsidR="00B42EE1" w14:paraId="7B73EDB5" w14:textId="77777777">
        <w:tc>
          <w:tcPr>
            <w:tcW w:w="1386" w:type="dxa"/>
            <w:tcBorders>
              <w:bottom w:val="double" w:sz="4" w:space="0" w:color="000000"/>
            </w:tcBorders>
            <w:vAlign w:val="center"/>
          </w:tcPr>
          <w:p w14:paraId="1E2AA527" w14:textId="77777777" w:rsidR="00B42EE1" w:rsidRDefault="00DB6096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Префикс</w:t>
            </w:r>
          </w:p>
        </w:tc>
        <w:tc>
          <w:tcPr>
            <w:tcW w:w="7968" w:type="dxa"/>
            <w:tcBorders>
              <w:bottom w:val="double" w:sz="4" w:space="0" w:color="000000"/>
            </w:tcBorders>
            <w:vAlign w:val="center"/>
          </w:tcPr>
          <w:p w14:paraId="650E94EB" w14:textId="77777777" w:rsidR="00B42EE1" w:rsidRDefault="00DB6096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Тип требования</w:t>
            </w:r>
          </w:p>
        </w:tc>
      </w:tr>
      <w:tr w:rsidR="00B42EE1" w14:paraId="3801E7D5" w14:textId="77777777">
        <w:tc>
          <w:tcPr>
            <w:tcW w:w="1386" w:type="dxa"/>
            <w:tcBorders>
              <w:top w:val="double" w:sz="4" w:space="0" w:color="000000"/>
            </w:tcBorders>
            <w:vAlign w:val="center"/>
          </w:tcPr>
          <w:p w14:paraId="29734000" w14:textId="77777777" w:rsidR="00B42EE1" w:rsidRDefault="00DB6096">
            <w:pPr>
              <w:ind w:firstLine="0"/>
              <w:jc w:val="center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A</w:t>
            </w:r>
          </w:p>
        </w:tc>
        <w:tc>
          <w:tcPr>
            <w:tcW w:w="7968" w:type="dxa"/>
            <w:tcBorders>
              <w:top w:val="double" w:sz="4" w:space="0" w:color="000000"/>
            </w:tcBorders>
          </w:tcPr>
          <w:p w14:paraId="456B1498" w14:textId="77777777" w:rsidR="00B42EE1" w:rsidRDefault="00DB6096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Архитектурное требование</w:t>
            </w:r>
          </w:p>
        </w:tc>
      </w:tr>
      <w:tr w:rsidR="00B42EE1" w14:paraId="628F0465" w14:textId="77777777">
        <w:tc>
          <w:tcPr>
            <w:tcW w:w="1386" w:type="dxa"/>
            <w:vAlign w:val="center"/>
          </w:tcPr>
          <w:p w14:paraId="3C279D56" w14:textId="77777777" w:rsidR="00B42EE1" w:rsidRDefault="00DB6096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С</w:t>
            </w:r>
          </w:p>
        </w:tc>
        <w:tc>
          <w:tcPr>
            <w:tcW w:w="7968" w:type="dxa"/>
          </w:tcPr>
          <w:p w14:paraId="56CBC69B" w14:textId="77777777" w:rsidR="00B42EE1" w:rsidRDefault="00DB6096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Требование к программной или аппаратной совместимости</w:t>
            </w:r>
          </w:p>
        </w:tc>
      </w:tr>
      <w:tr w:rsidR="00B42EE1" w14:paraId="6CE95C6C" w14:textId="77777777">
        <w:tc>
          <w:tcPr>
            <w:tcW w:w="1386" w:type="dxa"/>
            <w:vAlign w:val="center"/>
          </w:tcPr>
          <w:p w14:paraId="23A87999" w14:textId="77777777" w:rsidR="00B42EE1" w:rsidRDefault="00DB6096">
            <w:pPr>
              <w:ind w:firstLine="0"/>
              <w:jc w:val="center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D</w:t>
            </w:r>
          </w:p>
        </w:tc>
        <w:tc>
          <w:tcPr>
            <w:tcW w:w="7968" w:type="dxa"/>
          </w:tcPr>
          <w:p w14:paraId="114DB36F" w14:textId="77777777" w:rsidR="00B42EE1" w:rsidRDefault="00DB6096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Требование к структуре данных</w:t>
            </w:r>
          </w:p>
        </w:tc>
      </w:tr>
      <w:tr w:rsidR="00B42EE1" w14:paraId="4FB88276" w14:textId="77777777">
        <w:tc>
          <w:tcPr>
            <w:tcW w:w="1386" w:type="dxa"/>
            <w:vAlign w:val="center"/>
          </w:tcPr>
          <w:p w14:paraId="4F8B96CA" w14:textId="77777777" w:rsidR="00B42EE1" w:rsidRDefault="00DB6096">
            <w:pPr>
              <w:ind w:firstLine="0"/>
              <w:jc w:val="center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F</w:t>
            </w:r>
          </w:p>
        </w:tc>
        <w:tc>
          <w:tcPr>
            <w:tcW w:w="7968" w:type="dxa"/>
          </w:tcPr>
          <w:p w14:paraId="3924B174" w14:textId="77777777" w:rsidR="00B42EE1" w:rsidRDefault="00DB6096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Функциональное требование</w:t>
            </w:r>
          </w:p>
        </w:tc>
      </w:tr>
      <w:tr w:rsidR="00B42EE1" w14:paraId="1BBDBF04" w14:textId="77777777">
        <w:tc>
          <w:tcPr>
            <w:tcW w:w="1386" w:type="dxa"/>
            <w:vAlign w:val="center"/>
          </w:tcPr>
          <w:p w14:paraId="7471C21B" w14:textId="77777777" w:rsidR="00B42EE1" w:rsidRDefault="00DB6096">
            <w:pPr>
              <w:ind w:firstLine="0"/>
              <w:jc w:val="center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U</w:t>
            </w:r>
          </w:p>
        </w:tc>
        <w:tc>
          <w:tcPr>
            <w:tcW w:w="7968" w:type="dxa"/>
          </w:tcPr>
          <w:p w14:paraId="4B306C76" w14:textId="77777777" w:rsidR="00B42EE1" w:rsidRDefault="00DB6096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Требование к пользовательскому интерфейсу</w:t>
            </w:r>
          </w:p>
        </w:tc>
      </w:tr>
    </w:tbl>
    <w:p w14:paraId="5955AF41" w14:textId="77777777" w:rsidR="00B42EE1" w:rsidRDefault="00B42EE1"/>
    <w:p w14:paraId="4731304C" w14:textId="77777777" w:rsidR="00B42EE1" w:rsidRDefault="00DB6096">
      <w:pPr>
        <w:rPr>
          <w:b/>
          <w:bCs/>
        </w:rPr>
      </w:pPr>
      <w:r>
        <w:rPr>
          <w:b/>
          <w:bCs/>
        </w:rPr>
        <w:t>4.1 Требования к архитектуре</w:t>
      </w:r>
    </w:p>
    <w:p w14:paraId="4516ABBA" w14:textId="77777777" w:rsidR="00B42EE1" w:rsidRDefault="00DB6096">
      <w:r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11C6C96D" w14:textId="77777777" w:rsidR="00B42EE1" w:rsidRDefault="00B42EE1"/>
    <w:p w14:paraId="122A1FAF" w14:textId="77777777" w:rsidR="00B42EE1" w:rsidRDefault="00DB6096">
      <w:pPr>
        <w:rPr>
          <w:b/>
          <w:bCs/>
        </w:rPr>
      </w:pPr>
      <w:r>
        <w:rPr>
          <w:b/>
          <w:bCs/>
        </w:rPr>
        <w:t>4.2 Требования к структуре данных</w:t>
      </w:r>
    </w:p>
    <w:p w14:paraId="750E422E" w14:textId="1D000C71" w:rsidR="00B42EE1" w:rsidRDefault="00DB6096">
      <w:r>
        <w:rPr>
          <w:b/>
          <w:bCs/>
          <w:lang w:val="en-US"/>
        </w:rPr>
        <w:t>D</w:t>
      </w:r>
      <w:r>
        <w:rPr>
          <w:b/>
          <w:bCs/>
        </w:rPr>
        <w:t xml:space="preserve">01. </w:t>
      </w:r>
      <w:r>
        <w:t xml:space="preserve">Данные о параметрах </w:t>
      </w:r>
      <w:r w:rsidR="009E169B">
        <w:t>фигур</w:t>
      </w:r>
      <w:r>
        <w:t xml:space="preserve"> должны храниться в </w:t>
      </w:r>
      <w:r>
        <w:rPr>
          <w:lang w:val="en-US"/>
        </w:rPr>
        <w:t>XML</w:t>
      </w:r>
      <w:r>
        <w:t xml:space="preserve">-файле с расширением </w:t>
      </w:r>
      <w:r w:rsidRPr="00D44C32">
        <w:t>*.</w:t>
      </w:r>
      <w:proofErr w:type="spellStart"/>
      <w:r w:rsidR="00D44C32" w:rsidRPr="00D44C32">
        <w:rPr>
          <w:lang w:val="en-US"/>
        </w:rPr>
        <w:t>fgr</w:t>
      </w:r>
      <w:proofErr w:type="spellEnd"/>
      <w:r w:rsidRPr="00D44C32">
        <w:t>.</w:t>
      </w:r>
    </w:p>
    <w:p w14:paraId="3F0DD519" w14:textId="77777777" w:rsidR="00B42EE1" w:rsidRDefault="00B42EE1"/>
    <w:p w14:paraId="10B4F9A0" w14:textId="77777777" w:rsidR="00B42EE1" w:rsidRDefault="00DB6096">
      <w:pPr>
        <w:rPr>
          <w:b/>
          <w:bCs/>
        </w:rPr>
      </w:pPr>
      <w:r>
        <w:rPr>
          <w:b/>
          <w:bCs/>
        </w:rPr>
        <w:t>4.3 Функциональные требования</w:t>
      </w:r>
    </w:p>
    <w:p w14:paraId="09D924ED" w14:textId="5E57009B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01.</w:t>
      </w:r>
      <w:r>
        <w:t xml:space="preserve"> Система должна рассчитывать </w:t>
      </w:r>
      <w:r w:rsidR="00FB1E16">
        <w:t>площадь</w:t>
      </w:r>
      <w:r>
        <w:t xml:space="preserve"> для следующих фигур:</w:t>
      </w:r>
    </w:p>
    <w:p w14:paraId="6A6A5B9B" w14:textId="27D540FE" w:rsidR="00B42EE1" w:rsidRDefault="007E5709">
      <w:pPr>
        <w:pStyle w:val="ac"/>
        <w:numPr>
          <w:ilvl w:val="0"/>
          <w:numId w:val="2"/>
        </w:numPr>
      </w:pPr>
      <w:r>
        <w:t>прямоугольник</w:t>
      </w:r>
      <w:r w:rsidR="00DB6096">
        <w:t>;</w:t>
      </w:r>
    </w:p>
    <w:p w14:paraId="0D493C67" w14:textId="1BAC7A21" w:rsidR="00B42EE1" w:rsidRDefault="007E5709">
      <w:pPr>
        <w:pStyle w:val="ac"/>
        <w:numPr>
          <w:ilvl w:val="0"/>
          <w:numId w:val="2"/>
        </w:numPr>
      </w:pPr>
      <w:r>
        <w:t>треугольник</w:t>
      </w:r>
      <w:r w:rsidR="00DB6096">
        <w:t>;</w:t>
      </w:r>
    </w:p>
    <w:p w14:paraId="4D9EEEE5" w14:textId="6E3318AD" w:rsidR="00B42EE1" w:rsidRDefault="007E5709">
      <w:pPr>
        <w:pStyle w:val="ac"/>
        <w:numPr>
          <w:ilvl w:val="0"/>
          <w:numId w:val="2"/>
        </w:numPr>
      </w:pPr>
      <w:r>
        <w:t>круг</w:t>
      </w:r>
      <w:r w:rsidR="00DB6096">
        <w:t>.</w:t>
      </w:r>
    </w:p>
    <w:p w14:paraId="653F98DC" w14:textId="4F71D9CC" w:rsidR="00B42EE1" w:rsidRDefault="00DB6096">
      <w:pPr>
        <w:ind w:left="567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01.01.</w:t>
      </w:r>
      <w:r>
        <w:t xml:space="preserve"> </w:t>
      </w:r>
      <w:r w:rsidR="007E5709">
        <w:t>Площадь прямоугольника</w:t>
      </w:r>
      <w:r>
        <w:t xml:space="preserve"> долж</w:t>
      </w:r>
      <w:r w:rsidR="007E5709">
        <w:t>на</w:t>
      </w:r>
      <w:r>
        <w:t xml:space="preserve"> определяться по выражению</w:t>
      </w:r>
    </w:p>
    <w:p w14:paraId="53D82FAC" w14:textId="26DE3D75" w:rsidR="00B42EE1" w:rsidRDefault="007E5709">
      <w:pPr>
        <w:ind w:left="567" w:firstLine="709"/>
        <w:jc w:val="center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S</m:t>
          </m:r>
          <m:r>
            <w:rPr>
              <w:rFonts w:ascii="Cambria Math" w:hAnsi="Cambria Math"/>
            </w:rPr>
            <m:t>=a⋅b,</m:t>
          </m:r>
        </m:oMath>
      </m:oMathPara>
    </w:p>
    <w:p w14:paraId="27A9CE13" w14:textId="1DB21B68" w:rsidR="00B42EE1" w:rsidRDefault="00DB6096">
      <w:pPr>
        <w:ind w:left="567" w:firstLine="709"/>
      </w:pPr>
      <w:r>
        <w:t xml:space="preserve">где </w:t>
      </w:r>
      <w:r>
        <w:rPr>
          <w:i/>
          <w:iCs/>
          <w:lang w:val="en-US"/>
        </w:rPr>
        <w:t>a</w:t>
      </w:r>
      <w:r>
        <w:t xml:space="preserve"> – </w:t>
      </w:r>
      <w:r w:rsidR="007E5709">
        <w:t>сторона прямоугольника</w:t>
      </w:r>
      <w:r w:rsidR="008D7D4C">
        <w:t xml:space="preserve"> (а &gt;</w:t>
      </w:r>
      <w:r w:rsidR="008D7D4C" w:rsidRPr="008D7D4C">
        <w:t xml:space="preserve"> 0</w:t>
      </w:r>
      <w:r w:rsidR="008D7D4C">
        <w:t>)</w:t>
      </w:r>
      <w:r>
        <w:t>, м;</w:t>
      </w:r>
    </w:p>
    <w:p w14:paraId="38537AA8" w14:textId="66C68812" w:rsidR="00B42EE1" w:rsidRDefault="00DB6096">
      <w:pPr>
        <w:ind w:left="567" w:firstLine="709"/>
      </w:pPr>
      <w:r>
        <w:rPr>
          <w:i/>
          <w:iCs/>
          <w:lang w:val="en-US"/>
        </w:rPr>
        <w:t>b</w:t>
      </w:r>
      <w:r>
        <w:t xml:space="preserve"> – </w:t>
      </w:r>
      <w:r w:rsidR="007E5709">
        <w:t>сторона прямоугольника</w:t>
      </w:r>
      <w:r w:rsidR="008D7D4C" w:rsidRPr="008D7D4C">
        <w:t xml:space="preserve"> </w:t>
      </w:r>
      <w:r w:rsidR="008D7D4C">
        <w:t>(</w:t>
      </w:r>
      <w:r w:rsidR="008D7D4C">
        <w:rPr>
          <w:lang w:val="en-US"/>
        </w:rPr>
        <w:t>b</w:t>
      </w:r>
      <w:r w:rsidR="008D7D4C">
        <w:t xml:space="preserve"> </w:t>
      </w:r>
      <w:r w:rsidR="008D7D4C" w:rsidRPr="008D7D4C">
        <w:t>&gt; 0</w:t>
      </w:r>
      <w:r w:rsidR="008D7D4C">
        <w:t>)</w:t>
      </w:r>
      <w:r>
        <w:t>, м;</w:t>
      </w:r>
    </w:p>
    <w:p w14:paraId="5C640BA6" w14:textId="77777777" w:rsidR="007E5709" w:rsidRDefault="007E5709">
      <w:pPr>
        <w:ind w:left="567" w:firstLine="709"/>
      </w:pPr>
    </w:p>
    <w:p w14:paraId="7B6B6C9B" w14:textId="3B7AA036" w:rsidR="00B42EE1" w:rsidRDefault="00DB6096">
      <w:pPr>
        <w:ind w:left="567" w:firstLine="709"/>
      </w:pPr>
      <w:r>
        <w:rPr>
          <w:b/>
          <w:bCs/>
          <w:lang w:val="en-US"/>
        </w:rPr>
        <w:lastRenderedPageBreak/>
        <w:t>F</w:t>
      </w:r>
      <w:r>
        <w:rPr>
          <w:b/>
          <w:bCs/>
        </w:rPr>
        <w:t>01.02.</w:t>
      </w:r>
      <w:r>
        <w:t xml:space="preserve"> </w:t>
      </w:r>
      <w:r w:rsidR="007E5709">
        <w:t>Площадь треугольника должна</w:t>
      </w:r>
      <w:r>
        <w:t xml:space="preserve"> определяться по выражению</w:t>
      </w:r>
    </w:p>
    <w:p w14:paraId="63327144" w14:textId="6502D49C" w:rsidR="00B42EE1" w:rsidRDefault="007E5709">
      <w:pPr>
        <w:ind w:left="567" w:firstLine="709"/>
        <w:jc w:val="center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S</m:t>
          </m:r>
          <m:r>
            <w:rPr>
              <w:rFonts w:ascii="Cambria Math" w:hAnsi="Cambria Math"/>
            </w:rPr>
            <m:t>=</m:t>
          </m:r>
          <m:f>
            <m:fPr>
              <m:ctrlPr>
                <w:ins w:id="27" w:author="Gleb E. Umarov" w:date="2024-06-17T16:46:00Z">
                  <w:rPr>
                    <w:rFonts w:ascii="Cambria Math" w:hAnsi="Cambria Math"/>
                  </w:rPr>
                </w:ins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⋅a⋅h</m:t>
          </m:r>
        </m:oMath>
      </m:oMathPara>
    </w:p>
    <w:p w14:paraId="21301A64" w14:textId="583F3AE5" w:rsidR="00B42EE1" w:rsidRDefault="00DB6096">
      <w:pPr>
        <w:ind w:left="567" w:firstLine="709"/>
      </w:pPr>
      <w:r>
        <w:t xml:space="preserve">где </w:t>
      </w:r>
      <w:r>
        <w:rPr>
          <w:i/>
          <w:iCs/>
          <w:lang w:val="en-US"/>
        </w:rPr>
        <w:t>h</w:t>
      </w:r>
      <w:r>
        <w:t xml:space="preserve"> – высота </w:t>
      </w:r>
      <w:r w:rsidR="007E5709">
        <w:t>треугольника</w:t>
      </w:r>
      <w:r w:rsidR="008D7D4C" w:rsidRPr="008D7D4C">
        <w:t xml:space="preserve"> </w:t>
      </w:r>
      <w:r w:rsidR="008D7D4C">
        <w:t>(</w:t>
      </w:r>
      <w:r w:rsidR="008D7D4C">
        <w:rPr>
          <w:lang w:val="en-US"/>
        </w:rPr>
        <w:t>h</w:t>
      </w:r>
      <w:r w:rsidR="008D7D4C">
        <w:t xml:space="preserve"> &gt;</w:t>
      </w:r>
      <w:r w:rsidR="008D7D4C" w:rsidRPr="008D7D4C">
        <w:t xml:space="preserve"> 0</w:t>
      </w:r>
      <w:r w:rsidR="008D7D4C">
        <w:t>)</w:t>
      </w:r>
      <w:r>
        <w:t>, м;</w:t>
      </w:r>
    </w:p>
    <w:p w14:paraId="4D713C41" w14:textId="206CC2E9" w:rsidR="00B42EE1" w:rsidRDefault="007E5709">
      <w:pPr>
        <w:ind w:left="567" w:firstLine="709"/>
      </w:pPr>
      <w:r>
        <w:rPr>
          <w:i/>
          <w:iCs/>
        </w:rPr>
        <w:t>а</w:t>
      </w:r>
      <w:r w:rsidR="00DB6096">
        <w:t xml:space="preserve"> – </w:t>
      </w:r>
      <w:r>
        <w:t>основание треугольника</w:t>
      </w:r>
      <w:r w:rsidR="008D7D4C" w:rsidRPr="008D7D4C">
        <w:t xml:space="preserve"> </w:t>
      </w:r>
      <w:r w:rsidR="008D7D4C">
        <w:t>(</w:t>
      </w:r>
      <w:proofErr w:type="gramStart"/>
      <w:r w:rsidR="008D7D4C">
        <w:t>а &gt;</w:t>
      </w:r>
      <w:proofErr w:type="gramEnd"/>
      <w:r w:rsidR="008D7D4C" w:rsidRPr="008D7D4C">
        <w:t xml:space="preserve"> 0</w:t>
      </w:r>
      <w:r w:rsidR="008D7D4C">
        <w:t>)</w:t>
      </w:r>
      <w:r>
        <w:t>, м</w:t>
      </w:r>
      <w:r w:rsidR="00DB6096">
        <w:t>.</w:t>
      </w:r>
    </w:p>
    <w:p w14:paraId="0C215FDC" w14:textId="4DF9E7C0" w:rsidR="00B42EE1" w:rsidRDefault="00DB6096">
      <w:pPr>
        <w:ind w:left="567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01.03.</w:t>
      </w:r>
      <w:r>
        <w:t xml:space="preserve"> </w:t>
      </w:r>
      <w:r w:rsidR="007E5709">
        <w:t>Площадь круга должна</w:t>
      </w:r>
      <w:r>
        <w:t xml:space="preserve"> определяться по выражению</w:t>
      </w:r>
    </w:p>
    <w:p w14:paraId="77673104" w14:textId="7A1837BA" w:rsidR="00B42EE1" w:rsidRDefault="007E5709">
      <w:pPr>
        <w:ind w:left="567" w:firstLine="709"/>
        <w:jc w:val="center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S</m:t>
          </m:r>
          <m:r>
            <w:rPr>
              <w:rFonts w:ascii="Cambria Math" w:hAnsi="Cambria Math"/>
            </w:rPr>
            <m:t>=π⋅</m:t>
          </m:r>
          <m:sSup>
            <m:sSupPr>
              <m:ctrlPr>
                <w:ins w:id="28" w:author="Gleb E. Umarov" w:date="2024-06-17T16:46:00Z">
                  <w:rPr>
                    <w:rFonts w:ascii="Cambria Math" w:hAnsi="Cambria Math"/>
                  </w:rPr>
                </w:ins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,</m:t>
          </m:r>
        </m:oMath>
      </m:oMathPara>
    </w:p>
    <w:p w14:paraId="4CD06C33" w14:textId="07DD4334" w:rsidR="00B42EE1" w:rsidRDefault="00DB6096">
      <w:pPr>
        <w:ind w:left="567" w:firstLine="709"/>
      </w:pPr>
      <w:r>
        <w:t xml:space="preserve">где </w:t>
      </w:r>
      <w:r>
        <w:rPr>
          <w:i/>
          <w:lang w:val="en-US"/>
        </w:rPr>
        <w:t>R</w:t>
      </w:r>
      <w:r>
        <w:t xml:space="preserve"> – радиус </w:t>
      </w:r>
      <w:r w:rsidR="007E5709">
        <w:t>круга</w:t>
      </w:r>
      <w:r w:rsidR="008D7D4C" w:rsidRPr="008D7D4C">
        <w:t xml:space="preserve"> </w:t>
      </w:r>
      <w:r w:rsidR="008D7D4C">
        <w:t>(</w:t>
      </w:r>
      <w:proofErr w:type="gramStart"/>
      <w:r w:rsidR="008D7D4C">
        <w:rPr>
          <w:lang w:val="en-US"/>
        </w:rPr>
        <w:t>R</w:t>
      </w:r>
      <w:r w:rsidR="008D7D4C">
        <w:t xml:space="preserve"> &gt;</w:t>
      </w:r>
      <w:proofErr w:type="gramEnd"/>
      <w:r w:rsidR="008D7D4C" w:rsidRPr="008D7D4C">
        <w:t xml:space="preserve"> 0</w:t>
      </w:r>
      <w:r w:rsidR="008D7D4C">
        <w:t>)</w:t>
      </w:r>
      <w:r>
        <w:t>, м;</w:t>
      </w:r>
    </w:p>
    <w:p w14:paraId="72D3C335" w14:textId="2C096F6E" w:rsidR="00B42EE1" w:rsidRDefault="00DB6096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02.</w:t>
      </w:r>
      <w:r>
        <w:t xml:space="preserve"> В системе должен быть реализован список элементов </w:t>
      </w:r>
      <w:r w:rsidR="00D44C32" w:rsidRPr="00D44C32">
        <w:t>фигур</w:t>
      </w:r>
      <w:r w:rsidRPr="00D44C32">
        <w:t>.</w:t>
      </w:r>
    </w:p>
    <w:p w14:paraId="40F4AA8F" w14:textId="77777777" w:rsidR="00B42EE1" w:rsidRDefault="00DB6096">
      <w:pPr>
        <w:ind w:left="567"/>
      </w:pPr>
      <w:r>
        <w:rPr>
          <w:b/>
          <w:bCs/>
          <w:lang w:val="en-US"/>
        </w:rPr>
        <w:t>F</w:t>
      </w:r>
      <w:r>
        <w:rPr>
          <w:b/>
          <w:bCs/>
        </w:rPr>
        <w:t>02.01.</w:t>
      </w:r>
      <w:r>
        <w:t xml:space="preserve"> Каждый элемент должен иметь следующие параметры:</w:t>
      </w:r>
    </w:p>
    <w:p w14:paraId="054015C8" w14:textId="77777777" w:rsidR="00B42EE1" w:rsidRDefault="00DB6096">
      <w:pPr>
        <w:pStyle w:val="ac"/>
        <w:numPr>
          <w:ilvl w:val="0"/>
          <w:numId w:val="3"/>
        </w:numPr>
        <w:ind w:left="567"/>
      </w:pPr>
      <w:r>
        <w:t>тип фигуры;</w:t>
      </w:r>
    </w:p>
    <w:p w14:paraId="0690475E" w14:textId="65B94307" w:rsidR="00B42EE1" w:rsidRDefault="007E5709">
      <w:pPr>
        <w:pStyle w:val="ac"/>
        <w:numPr>
          <w:ilvl w:val="0"/>
          <w:numId w:val="3"/>
        </w:numPr>
        <w:ind w:left="567"/>
      </w:pPr>
      <w:r>
        <w:t>площадь</w:t>
      </w:r>
      <w:r w:rsidR="00DB6096">
        <w:t>.</w:t>
      </w:r>
    </w:p>
    <w:p w14:paraId="680E8CFB" w14:textId="77777777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03.</w:t>
      </w:r>
      <w:r>
        <w:t xml:space="preserve"> В системе должна присутствовать функция добавления элементов в список.</w:t>
      </w:r>
    </w:p>
    <w:p w14:paraId="11435CFE" w14:textId="77777777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04.</w:t>
      </w:r>
      <w:r>
        <w:t xml:space="preserve"> В системе должна присутствовать функция удаления элементов из списка.</w:t>
      </w:r>
    </w:p>
    <w:p w14:paraId="60532DA6" w14:textId="77777777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05.</w:t>
      </w:r>
      <w:r>
        <w:t xml:space="preserve"> В системе должна присутствовать функция поиска элементов по параметрам, указанным в </w:t>
      </w:r>
      <w:r>
        <w:rPr>
          <w:b/>
          <w:bCs/>
          <w:lang w:val="en-US"/>
        </w:rPr>
        <w:t>F</w:t>
      </w:r>
      <w:r>
        <w:rPr>
          <w:b/>
          <w:bCs/>
        </w:rPr>
        <w:t>02.01</w:t>
      </w:r>
      <w:r>
        <w:t>.</w:t>
      </w:r>
    </w:p>
    <w:p w14:paraId="720B2E0A" w14:textId="77777777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06.</w:t>
      </w:r>
      <w:r>
        <w:t xml:space="preserve"> В системе должна присутствовать функция сохранения списка элементов в файл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14:paraId="31F235B0" w14:textId="77777777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07.</w:t>
      </w:r>
      <w:r>
        <w:t xml:space="preserve"> В системе должна присутствовать функция загрузки списка элементов из файла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14:paraId="340264C0" w14:textId="77777777" w:rsidR="00B42EE1" w:rsidRDefault="00B42EE1"/>
    <w:p w14:paraId="5ADFDBFC" w14:textId="77777777" w:rsidR="00B42EE1" w:rsidRDefault="00DB6096">
      <w:pPr>
        <w:rPr>
          <w:b/>
          <w:bCs/>
        </w:rPr>
      </w:pPr>
      <w:r>
        <w:rPr>
          <w:b/>
          <w:bCs/>
        </w:rPr>
        <w:t>4.4 Требования к пользовательскому интерфейсу</w:t>
      </w:r>
    </w:p>
    <w:p w14:paraId="59074244" w14:textId="77777777" w:rsidR="00B42EE1" w:rsidRDefault="00DB6096">
      <w:r>
        <w:rPr>
          <w:b/>
          <w:bCs/>
          <w:lang w:val="en-US"/>
        </w:rPr>
        <w:t>U</w:t>
      </w:r>
      <w:r>
        <w:rPr>
          <w:b/>
          <w:bCs/>
        </w:rPr>
        <w:t>01.</w:t>
      </w:r>
      <w:r>
        <w:t xml:space="preserve"> Система должна иметь графический интерфейс пользователя.</w:t>
      </w:r>
    </w:p>
    <w:p w14:paraId="0685FDE1" w14:textId="77777777" w:rsidR="00B42EE1" w:rsidRDefault="00DB6096">
      <w:r>
        <w:rPr>
          <w:b/>
          <w:bCs/>
          <w:lang w:val="en-US"/>
        </w:rPr>
        <w:t>U</w:t>
      </w:r>
      <w:r>
        <w:rPr>
          <w:b/>
          <w:bCs/>
        </w:rPr>
        <w:t>02.</w:t>
      </w:r>
      <w:r>
        <w:t xml:space="preserve"> Данные должны быть представлены в табличном виде.</w:t>
      </w:r>
    </w:p>
    <w:p w14:paraId="5D6945AD" w14:textId="77777777" w:rsidR="00B42EE1" w:rsidRDefault="00DB6096">
      <w:r>
        <w:rPr>
          <w:b/>
          <w:bCs/>
          <w:lang w:val="en-US"/>
        </w:rPr>
        <w:t>U</w:t>
      </w:r>
      <w:r>
        <w:rPr>
          <w:b/>
          <w:bCs/>
        </w:rPr>
        <w:t>03.</w:t>
      </w:r>
      <w:r>
        <w:t xml:space="preserve"> В системе должна быть реализована система обработки ошибок.</w:t>
      </w:r>
    </w:p>
    <w:p w14:paraId="2AA2ECBE" w14:textId="77777777" w:rsidR="00B42EE1" w:rsidRDefault="00B42EE1"/>
    <w:p w14:paraId="47610845" w14:textId="77777777" w:rsidR="00B42EE1" w:rsidRDefault="00B42EE1"/>
    <w:p w14:paraId="0F4D42DB" w14:textId="77777777" w:rsidR="007E5709" w:rsidRDefault="007E5709"/>
    <w:p w14:paraId="70871156" w14:textId="77777777" w:rsidR="00B42EE1" w:rsidRDefault="00DB6096">
      <w:pPr>
        <w:rPr>
          <w:b/>
          <w:bCs/>
        </w:rPr>
      </w:pPr>
      <w:r>
        <w:rPr>
          <w:b/>
          <w:bCs/>
        </w:rPr>
        <w:lastRenderedPageBreak/>
        <w:t>4.5 Требования к программному обеспечению</w:t>
      </w:r>
    </w:p>
    <w:p w14:paraId="08B0FB05" w14:textId="4AEFCEB5" w:rsidR="00B42EE1" w:rsidRDefault="00DB6096">
      <w:r>
        <w:rPr>
          <w:b/>
          <w:bCs/>
          <w:lang w:val="en-US"/>
        </w:rPr>
        <w:t>C</w:t>
      </w:r>
      <w:r>
        <w:rPr>
          <w:b/>
          <w:bCs/>
        </w:rPr>
        <w:t>01.</w:t>
      </w:r>
      <w:r>
        <w:t xml:space="preserve"> Система должна работать на операционной системе </w:t>
      </w:r>
      <w:r>
        <w:rPr>
          <w:lang w:val="en-US"/>
        </w:rPr>
        <w:t>Windows</w:t>
      </w:r>
      <w:r>
        <w:t xml:space="preserve"> 10</w:t>
      </w:r>
      <w:r w:rsidR="00BE75AF" w:rsidRPr="00BE75AF">
        <w:t xml:space="preserve"> </w:t>
      </w:r>
      <w:r w:rsidR="00BE75AF">
        <w:rPr>
          <w:lang w:val="en-US"/>
        </w:rPr>
        <w:t>x</w:t>
      </w:r>
      <w:r w:rsidR="00BE75AF" w:rsidRPr="00BE75AF">
        <w:t>64</w:t>
      </w:r>
      <w:r w:rsidR="009F72BF">
        <w:t xml:space="preserve"> версии 22</w:t>
      </w:r>
      <w:r w:rsidR="009F72BF">
        <w:rPr>
          <w:lang w:val="en-US"/>
        </w:rPr>
        <w:t>H</w:t>
      </w:r>
      <w:r w:rsidR="009F72BF" w:rsidRPr="009F72BF">
        <w:t>2</w:t>
      </w:r>
      <w:r>
        <w:t>. Работоспособность на других выпусках и версиях не гарантируется.</w:t>
      </w:r>
    </w:p>
    <w:p w14:paraId="089A9C27" w14:textId="2C627DC5" w:rsidR="00B42EE1" w:rsidRDefault="00DB6096">
      <w:r>
        <w:rPr>
          <w:b/>
          <w:bCs/>
          <w:lang w:val="en-US"/>
        </w:rPr>
        <w:t>C</w:t>
      </w:r>
      <w:r>
        <w:rPr>
          <w:b/>
          <w:bCs/>
        </w:rPr>
        <w:t>02.</w:t>
      </w:r>
      <w:r>
        <w:t xml:space="preserve"> На рабочей станции должен быть установлен 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Framework</w:t>
      </w:r>
      <w:r>
        <w:t xml:space="preserve"> версии </w:t>
      </w:r>
      <w:r w:rsidR="00777C14" w:rsidRPr="00777C14">
        <w:t>8</w:t>
      </w:r>
      <w:r>
        <w:t>.0.</w:t>
      </w:r>
    </w:p>
    <w:p w14:paraId="2E653386" w14:textId="77777777" w:rsidR="00B42EE1" w:rsidRDefault="00B42EE1"/>
    <w:p w14:paraId="7B766DB9" w14:textId="77777777" w:rsidR="00B42EE1" w:rsidRDefault="00DB6096">
      <w:pPr>
        <w:rPr>
          <w:b/>
          <w:bCs/>
        </w:rPr>
      </w:pPr>
      <w:r>
        <w:rPr>
          <w:b/>
          <w:bCs/>
        </w:rPr>
        <w:t>4.6 Требования к аппаратному обеспечению</w:t>
      </w:r>
    </w:p>
    <w:p w14:paraId="095C4E71" w14:textId="43152560" w:rsidR="00B42EE1" w:rsidRPr="00D44C32" w:rsidRDefault="00DB6096" w:rsidP="00D44C32">
      <w:pPr>
        <w:shd w:val="clear" w:color="auto" w:fill="FFFFFF" w:themeFill="background1"/>
      </w:pPr>
      <w:r>
        <w:rPr>
          <w:b/>
          <w:bCs/>
          <w:lang w:val="en-US"/>
        </w:rPr>
        <w:t>C</w:t>
      </w:r>
      <w:r>
        <w:rPr>
          <w:b/>
          <w:bCs/>
        </w:rPr>
        <w:t>03.</w:t>
      </w:r>
      <w:r>
        <w:t xml:space="preserve"> </w:t>
      </w:r>
      <w:r w:rsidR="00D44C32">
        <w:t xml:space="preserve">Частота </w:t>
      </w:r>
      <w:r w:rsidR="00D44C32" w:rsidRPr="00D44C32">
        <w:t xml:space="preserve">процессора </w:t>
      </w:r>
      <w:r w:rsidRPr="00D44C32">
        <w:rPr>
          <w:shd w:val="clear" w:color="auto" w:fill="FFFFFF" w:themeFill="background1"/>
        </w:rPr>
        <w:t>не менее 2500 МГц.</w:t>
      </w:r>
    </w:p>
    <w:p w14:paraId="3539FED2" w14:textId="3FD2DC85" w:rsidR="00B42EE1" w:rsidRDefault="00DB6096" w:rsidP="00D44C32">
      <w:pPr>
        <w:shd w:val="clear" w:color="auto" w:fill="FFFFFF" w:themeFill="background1"/>
        <w:rPr>
          <w:shd w:val="clear" w:color="auto" w:fill="FFFFFF" w:themeFill="background1"/>
        </w:rPr>
      </w:pPr>
      <w:r w:rsidRPr="00D44C32">
        <w:rPr>
          <w:b/>
          <w:bCs/>
          <w:shd w:val="clear" w:color="auto" w:fill="FFFFFF" w:themeFill="background1"/>
          <w:lang w:val="en-US"/>
        </w:rPr>
        <w:t>C</w:t>
      </w:r>
      <w:r w:rsidRPr="00D44C32">
        <w:rPr>
          <w:b/>
          <w:bCs/>
          <w:shd w:val="clear" w:color="auto" w:fill="FFFFFF" w:themeFill="background1"/>
        </w:rPr>
        <w:t>04.</w:t>
      </w:r>
      <w:r w:rsidRPr="00D44C32">
        <w:rPr>
          <w:shd w:val="clear" w:color="auto" w:fill="FFFFFF" w:themeFill="background1"/>
        </w:rPr>
        <w:t xml:space="preserve"> </w:t>
      </w:r>
      <w:r w:rsidR="00D44C32" w:rsidRPr="00D44C32">
        <w:rPr>
          <w:shd w:val="clear" w:color="auto" w:fill="FFFFFF" w:themeFill="background1"/>
        </w:rPr>
        <w:t>Объём оперативной памяти</w:t>
      </w:r>
      <w:r w:rsidRPr="00D44C32">
        <w:rPr>
          <w:shd w:val="clear" w:color="auto" w:fill="FFFFFF" w:themeFill="background1"/>
        </w:rPr>
        <w:t xml:space="preserve"> не менее 2 ГБ.</w:t>
      </w:r>
    </w:p>
    <w:p w14:paraId="401C3A69" w14:textId="18FE46FC" w:rsidR="008D7D4C" w:rsidRDefault="008D7D4C" w:rsidP="008D7D4C">
      <w:pPr>
        <w:shd w:val="clear" w:color="auto" w:fill="FFFFFF" w:themeFill="background1"/>
        <w:rPr>
          <w:shd w:val="clear" w:color="auto" w:fill="FFFF00"/>
        </w:rPr>
      </w:pPr>
      <w:r w:rsidRPr="00D44C32">
        <w:rPr>
          <w:b/>
          <w:bCs/>
          <w:shd w:val="clear" w:color="auto" w:fill="FFFFFF" w:themeFill="background1"/>
          <w:lang w:val="en-US"/>
        </w:rPr>
        <w:t>C</w:t>
      </w:r>
      <w:r w:rsidRPr="00D44C32">
        <w:rPr>
          <w:b/>
          <w:bCs/>
          <w:shd w:val="clear" w:color="auto" w:fill="FFFFFF" w:themeFill="background1"/>
        </w:rPr>
        <w:t>0</w:t>
      </w:r>
      <w:r w:rsidRPr="008D7D4C">
        <w:rPr>
          <w:b/>
          <w:bCs/>
          <w:shd w:val="clear" w:color="auto" w:fill="FFFFFF" w:themeFill="background1"/>
        </w:rPr>
        <w:t>5</w:t>
      </w:r>
      <w:r w:rsidRPr="00D44C32">
        <w:rPr>
          <w:b/>
          <w:bCs/>
          <w:shd w:val="clear" w:color="auto" w:fill="FFFFFF" w:themeFill="background1"/>
        </w:rPr>
        <w:t>.</w:t>
      </w:r>
      <w:r w:rsidRPr="00D44C32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Требуемый объём занимаемой</w:t>
      </w:r>
      <w:r w:rsidRPr="00D44C32">
        <w:rPr>
          <w:shd w:val="clear" w:color="auto" w:fill="FFFFFF" w:themeFill="background1"/>
        </w:rPr>
        <w:t xml:space="preserve"> памяти </w:t>
      </w:r>
      <w:r>
        <w:rPr>
          <w:shd w:val="clear" w:color="auto" w:fill="FFFFFF" w:themeFill="background1"/>
        </w:rPr>
        <w:t>1</w:t>
      </w:r>
      <w:r w:rsidRPr="00D44C32">
        <w:rPr>
          <w:shd w:val="clear" w:color="auto" w:fill="FFFFFF" w:themeFill="background1"/>
        </w:rPr>
        <w:t xml:space="preserve"> ГБ.</w:t>
      </w:r>
    </w:p>
    <w:p w14:paraId="1762B090" w14:textId="77777777" w:rsidR="008D7D4C" w:rsidRDefault="008D7D4C" w:rsidP="00D44C32">
      <w:pPr>
        <w:shd w:val="clear" w:color="auto" w:fill="FFFFFF" w:themeFill="background1"/>
        <w:rPr>
          <w:shd w:val="clear" w:color="auto" w:fill="FFFF00"/>
        </w:rPr>
      </w:pPr>
    </w:p>
    <w:p w14:paraId="0CF199DB" w14:textId="77777777" w:rsidR="00B42EE1" w:rsidRDefault="00B42EE1"/>
    <w:sectPr w:rsidR="00B42EE1">
      <w:footerReference w:type="default" r:id="rId38"/>
      <w:pgSz w:w="11906" w:h="16838"/>
      <w:pgMar w:top="1134" w:right="850" w:bottom="1134" w:left="1701" w:header="0" w:footer="708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5E957C" w14:textId="77777777" w:rsidR="00ED1CF0" w:rsidRDefault="00ED1CF0">
      <w:pPr>
        <w:spacing w:line="240" w:lineRule="auto"/>
      </w:pPr>
      <w:r>
        <w:separator/>
      </w:r>
    </w:p>
  </w:endnote>
  <w:endnote w:type="continuationSeparator" w:id="0">
    <w:p w14:paraId="74738F24" w14:textId="77777777" w:rsidR="00ED1CF0" w:rsidRDefault="00ED1C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39314514"/>
      <w:docPartObj>
        <w:docPartGallery w:val="Page Numbers (Bottom of Page)"/>
        <w:docPartUnique/>
      </w:docPartObj>
    </w:sdtPr>
    <w:sdtEndPr/>
    <w:sdtContent>
      <w:p w14:paraId="4954E9A3" w14:textId="77777777" w:rsidR="007F7591" w:rsidRDefault="007F7591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F62B61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56884116"/>
      <w:docPartObj>
        <w:docPartGallery w:val="Page Numbers (Bottom of Page)"/>
        <w:docPartUnique/>
      </w:docPartObj>
    </w:sdtPr>
    <w:sdtEndPr/>
    <w:sdtContent>
      <w:p w14:paraId="18A0401C" w14:textId="77777777" w:rsidR="007F7591" w:rsidRDefault="007F7591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F62B61">
          <w:rPr>
            <w:noProof/>
          </w:rPr>
          <w:t>5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96350776"/>
      <w:docPartObj>
        <w:docPartGallery w:val="Page Numbers (Bottom of Page)"/>
        <w:docPartUnique/>
      </w:docPartObj>
    </w:sdtPr>
    <w:sdtEndPr/>
    <w:sdtContent>
      <w:p w14:paraId="57986021" w14:textId="77777777" w:rsidR="007F7591" w:rsidRDefault="007F7591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F62B61">
          <w:rPr>
            <w:noProof/>
          </w:rPr>
          <w:t>6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2445984"/>
      <w:docPartObj>
        <w:docPartGallery w:val="Page Numbers (Bottom of Page)"/>
        <w:docPartUnique/>
      </w:docPartObj>
    </w:sdtPr>
    <w:sdtEndPr/>
    <w:sdtContent>
      <w:p w14:paraId="7DE08C4D" w14:textId="77777777" w:rsidR="007F7591" w:rsidRDefault="007F7591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F62B61">
          <w:rPr>
            <w:noProof/>
          </w:rPr>
          <w:t>21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2552447"/>
      <w:docPartObj>
        <w:docPartGallery w:val="Page Numbers (Bottom of Page)"/>
        <w:docPartUnique/>
      </w:docPartObj>
    </w:sdtPr>
    <w:sdtEndPr/>
    <w:sdtContent>
      <w:p w14:paraId="25EA77B4" w14:textId="77777777" w:rsidR="007F7591" w:rsidRDefault="007F7591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F62B61">
          <w:rPr>
            <w:noProof/>
          </w:rPr>
          <w:t>22</w:t>
        </w:r>
        <w: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42513740"/>
      <w:docPartObj>
        <w:docPartGallery w:val="Page Numbers (Bottom of Page)"/>
        <w:docPartUnique/>
      </w:docPartObj>
    </w:sdtPr>
    <w:sdtEndPr/>
    <w:sdtContent>
      <w:p w14:paraId="0698C43A" w14:textId="77777777" w:rsidR="007F7591" w:rsidRDefault="007F7591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F62B61">
          <w:rPr>
            <w:noProof/>
          </w:rPr>
          <w:t>29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7BA5AF" w14:textId="77777777" w:rsidR="00ED1CF0" w:rsidRDefault="00ED1CF0">
      <w:pPr>
        <w:spacing w:line="240" w:lineRule="auto"/>
      </w:pPr>
      <w:r>
        <w:separator/>
      </w:r>
    </w:p>
  </w:footnote>
  <w:footnote w:type="continuationSeparator" w:id="0">
    <w:p w14:paraId="22769A28" w14:textId="77777777" w:rsidR="00ED1CF0" w:rsidRDefault="00ED1CF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31646"/>
    <w:multiLevelType w:val="multilevel"/>
    <w:tmpl w:val="439051E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1A0F6E04"/>
    <w:multiLevelType w:val="multilevel"/>
    <w:tmpl w:val="9B9E9ACC"/>
    <w:lvl w:ilvl="0">
      <w:start w:val="1"/>
      <w:numFmt w:val="decimal"/>
      <w:lvlText w:val="%1."/>
      <w:lvlJc w:val="left"/>
      <w:pPr>
        <w:tabs>
          <w:tab w:val="num" w:pos="0"/>
        </w:tabs>
        <w:ind w:left="121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93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65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37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09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1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53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25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971" w:hanging="180"/>
      </w:pPr>
    </w:lvl>
  </w:abstractNum>
  <w:abstractNum w:abstractNumId="2" w15:restartNumberingAfterBreak="0">
    <w:nsid w:val="3D0817CB"/>
    <w:multiLevelType w:val="multilevel"/>
    <w:tmpl w:val="FAECBE2C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F9E64C1"/>
    <w:multiLevelType w:val="multilevel"/>
    <w:tmpl w:val="093A4A9A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A5B5510"/>
    <w:multiLevelType w:val="multilevel"/>
    <w:tmpl w:val="41F0FE8A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Gleb E. Umarov">
    <w15:presenceInfo w15:providerId="AD" w15:userId="S-1-5-21-507921405-1993962763-1957994488-12174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2EE1"/>
    <w:rsid w:val="001F4868"/>
    <w:rsid w:val="0021294A"/>
    <w:rsid w:val="00217BCA"/>
    <w:rsid w:val="003A5641"/>
    <w:rsid w:val="003E0C88"/>
    <w:rsid w:val="006045EC"/>
    <w:rsid w:val="00613A6D"/>
    <w:rsid w:val="006222F3"/>
    <w:rsid w:val="006745D9"/>
    <w:rsid w:val="0068128C"/>
    <w:rsid w:val="00715FA8"/>
    <w:rsid w:val="00777C14"/>
    <w:rsid w:val="00782BA7"/>
    <w:rsid w:val="007E5709"/>
    <w:rsid w:val="007F7591"/>
    <w:rsid w:val="008D7D4C"/>
    <w:rsid w:val="0095328C"/>
    <w:rsid w:val="009E169B"/>
    <w:rsid w:val="009F72BF"/>
    <w:rsid w:val="00A06896"/>
    <w:rsid w:val="00A5587C"/>
    <w:rsid w:val="00B42EE1"/>
    <w:rsid w:val="00B57AA7"/>
    <w:rsid w:val="00BD753A"/>
    <w:rsid w:val="00BE75AF"/>
    <w:rsid w:val="00C5407F"/>
    <w:rsid w:val="00D44C32"/>
    <w:rsid w:val="00D85E68"/>
    <w:rsid w:val="00DB6096"/>
    <w:rsid w:val="00DB7C7B"/>
    <w:rsid w:val="00E22AD8"/>
    <w:rsid w:val="00EA1BC2"/>
    <w:rsid w:val="00EC132D"/>
    <w:rsid w:val="00ED1CF0"/>
    <w:rsid w:val="00F62B61"/>
    <w:rsid w:val="00FB1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64737B"/>
  <w15:docId w15:val="{66E95CE6-0327-45C8-8F33-154CCE3B8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6B7A"/>
    <w:pPr>
      <w:spacing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1"/>
    <w:uiPriority w:val="9"/>
    <w:qFormat/>
    <w:rsid w:val="00CC13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Нижний колонтитул Знак"/>
    <w:basedOn w:val="a0"/>
    <w:link w:val="a4"/>
    <w:uiPriority w:val="99"/>
    <w:qFormat/>
    <w:rsid w:val="00EF74C9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uiPriority w:val="9"/>
    <w:qFormat/>
    <w:rsid w:val="00CC13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5">
    <w:name w:val="Hyperlink"/>
    <w:basedOn w:val="a0"/>
    <w:uiPriority w:val="99"/>
    <w:unhideWhenUsed/>
    <w:rsid w:val="00CC1342"/>
    <w:rPr>
      <w:color w:val="0563C1" w:themeColor="hyperlink"/>
      <w:u w:val="single"/>
    </w:rPr>
  </w:style>
  <w:style w:type="character" w:customStyle="1" w:styleId="a6">
    <w:name w:val="Ссылка указателя"/>
    <w:qFormat/>
  </w:style>
  <w:style w:type="paragraph" w:styleId="a7">
    <w:name w:val="Title"/>
    <w:basedOn w:val="a"/>
    <w:next w:val="a8"/>
    <w:qFormat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styleId="a8">
    <w:name w:val="Body Text"/>
    <w:basedOn w:val="a"/>
    <w:pPr>
      <w:spacing w:after="140" w:line="276" w:lineRule="auto"/>
    </w:pPr>
  </w:style>
  <w:style w:type="paragraph" w:styleId="a9">
    <w:name w:val="List"/>
    <w:basedOn w:val="a8"/>
    <w:rPr>
      <w:rFonts w:cs="Arial"/>
    </w:rPr>
  </w:style>
  <w:style w:type="paragraph" w:styleId="aa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b">
    <w:name w:val="index heading"/>
    <w:basedOn w:val="a7"/>
  </w:style>
  <w:style w:type="paragraph" w:styleId="ac">
    <w:name w:val="List Paragraph"/>
    <w:basedOn w:val="a"/>
    <w:uiPriority w:val="34"/>
    <w:qFormat/>
    <w:rsid w:val="00EF74C9"/>
    <w:pPr>
      <w:ind w:left="720"/>
      <w:contextualSpacing/>
    </w:pPr>
  </w:style>
  <w:style w:type="paragraph" w:customStyle="1" w:styleId="ad">
    <w:name w:val="Колонтитул"/>
    <w:basedOn w:val="a"/>
    <w:qFormat/>
  </w:style>
  <w:style w:type="paragraph" w:styleId="a4">
    <w:name w:val="footer"/>
    <w:basedOn w:val="a"/>
    <w:link w:val="a3"/>
    <w:uiPriority w:val="99"/>
    <w:unhideWhenUsed/>
    <w:rsid w:val="00EF74C9"/>
    <w:pPr>
      <w:tabs>
        <w:tab w:val="center" w:pos="4677"/>
        <w:tab w:val="right" w:pos="9355"/>
      </w:tabs>
      <w:spacing w:line="240" w:lineRule="auto"/>
    </w:pPr>
  </w:style>
  <w:style w:type="paragraph" w:styleId="ae">
    <w:name w:val="TOC Heading"/>
    <w:basedOn w:val="1"/>
    <w:next w:val="a"/>
    <w:uiPriority w:val="39"/>
    <w:unhideWhenUsed/>
    <w:qFormat/>
    <w:rsid w:val="00CC1342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C1342"/>
    <w:pPr>
      <w:tabs>
        <w:tab w:val="right" w:leader="dot" w:pos="9628"/>
      </w:tabs>
      <w:spacing w:after="100"/>
      <w:ind w:firstLine="567"/>
    </w:pPr>
  </w:style>
  <w:style w:type="paragraph" w:styleId="2">
    <w:name w:val="toc 2"/>
    <w:basedOn w:val="a"/>
    <w:next w:val="a"/>
    <w:autoRedefine/>
    <w:uiPriority w:val="39"/>
    <w:unhideWhenUsed/>
    <w:rsid w:val="00CC1342"/>
    <w:pPr>
      <w:spacing w:after="100"/>
      <w:ind w:left="280"/>
    </w:pPr>
  </w:style>
  <w:style w:type="table" w:customStyle="1" w:styleId="11">
    <w:name w:val="Заголовок 1 Знак1"/>
    <w:basedOn w:val="a1"/>
    <w:link w:val="1"/>
    <w:uiPriority w:val="39"/>
    <w:rsid w:val="00EF74C9"/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">
    <w:name w:val="Table Grid"/>
    <w:basedOn w:val="a1"/>
    <w:uiPriority w:val="39"/>
    <w:rsid w:val="00EF74C9"/>
    <w:pPr>
      <w:jc w:val="both"/>
    </w:pPr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annotation reference"/>
    <w:basedOn w:val="a0"/>
    <w:uiPriority w:val="99"/>
    <w:semiHidden/>
    <w:unhideWhenUsed/>
    <w:rsid w:val="006745D9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6745D9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6745D9"/>
    <w:rPr>
      <w:rFonts w:ascii="Times New Roman" w:hAnsi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6745D9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6745D9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3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7" Type="http://schemas.openxmlformats.org/officeDocument/2006/relationships/footer" Target="footer1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6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footer" Target="footer5.xml"/><Relationship Id="rId40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footer" Target="footer4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2634</TotalTime>
  <Pages>29</Pages>
  <Words>2006</Words>
  <Characters>11438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E. Umarov</dc:creator>
  <cp:keywords/>
  <dc:description/>
  <cp:lastModifiedBy>tpu-user</cp:lastModifiedBy>
  <cp:revision>15</cp:revision>
  <dcterms:created xsi:type="dcterms:W3CDTF">2024-05-30T18:49:00Z</dcterms:created>
  <dcterms:modified xsi:type="dcterms:W3CDTF">2024-06-20T04:40:00Z</dcterms:modified>
  <dc:language>ru-RU</dc:language>
</cp:coreProperties>
</file>