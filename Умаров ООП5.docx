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9355" w:type="dxa"/>
        <w:tblLayout w:type="fixed"/>
        <w:tblLook w:val="04A0" w:firstRow="1" w:lastRow="0" w:firstColumn="1" w:lastColumn="0" w:noHBand="0" w:noVBand="1"/>
      </w:tblPr>
      <w:tblGrid>
        <w:gridCol w:w="9355"/>
      </w:tblGrid>
      <w:tr w:rsidR="00B42EE1" w14:paraId="70313832" w14:textId="77777777">
        <w:tc>
          <w:tcPr>
            <w:tcW w:w="9355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14:paraId="7647A95A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14:paraId="3638E199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14:paraId="3F3386D2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14:paraId="36C7F0C5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14:paraId="2F6C7E2C" w14:textId="77777777" w:rsidR="00B42EE1" w:rsidRDefault="00DB6096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14:paraId="2B45CAAE" w14:textId="77777777" w:rsidR="00B42EE1" w:rsidRDefault="00B42EE1">
      <w:pPr>
        <w:ind w:firstLine="0"/>
        <w:jc w:val="left"/>
        <w:rPr>
          <w:rFonts w:eastAsia="Calibri" w:cs="Times New Roman"/>
        </w:rPr>
      </w:pPr>
    </w:p>
    <w:p w14:paraId="2F7D3A1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72299B9A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414365B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51A13627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30A763DD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20AEEC21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71A57578" w14:textId="77777777" w:rsidR="00B42EE1" w:rsidRDefault="00DB6096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7398615F" w14:textId="77777777" w:rsidR="00B42EE1" w:rsidRDefault="00DB6096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37DC5F31" w14:textId="77777777" w:rsidR="00B42EE1" w:rsidRDefault="00DB6096">
      <w:pPr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pPr w:leftFromText="180" w:rightFromText="180" w:vertAnchor="page" w:horzAnchor="margin" w:tblpY="9211"/>
        <w:tblW w:w="5000" w:type="pct"/>
        <w:tblLayout w:type="fixed"/>
        <w:tblLook w:val="04A0" w:firstRow="1" w:lastRow="0" w:firstColumn="1" w:lastColumn="0" w:noHBand="0" w:noVBand="1"/>
      </w:tblPr>
      <w:tblGrid>
        <w:gridCol w:w="1835"/>
        <w:gridCol w:w="2325"/>
        <w:gridCol w:w="1217"/>
        <w:gridCol w:w="1667"/>
        <w:gridCol w:w="243"/>
        <w:gridCol w:w="2351"/>
      </w:tblGrid>
      <w:tr w:rsidR="00B42EE1" w14:paraId="18755A1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3CA103" w14:textId="0CD450A7" w:rsidR="00B42EE1" w:rsidRDefault="00DB6096" w:rsidP="00BD753A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</w:t>
            </w:r>
            <w:r w:rsidR="00BD753A">
              <w:rPr>
                <w:rFonts w:eastAsia="Calibri" w:cs="Times New Roman"/>
              </w:rPr>
              <w:t>2</w:t>
            </w:r>
            <w:r>
              <w:rPr>
                <w:rFonts w:eastAsia="Calibri" w:cs="Times New Roman"/>
              </w:rPr>
              <w:t>1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9AB2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271648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ECDAF" w14:textId="62B2F5A9" w:rsidR="00B42EE1" w:rsidRPr="00BD753A" w:rsidRDefault="00BD753A">
            <w:pPr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Умаров Г.Е.</w:t>
            </w:r>
          </w:p>
        </w:tc>
      </w:tr>
      <w:tr w:rsidR="00B42EE1" w14:paraId="22E92A03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0CE71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0A179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7416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53F46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748DC3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FD76C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C37BC7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04AF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814F5" w14:textId="0228F334" w:rsidR="00B42EE1" w:rsidRDefault="001F4868" w:rsidP="00BD753A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rFonts w:eastAsia="Calibri" w:cs="Times New Roman"/>
                <w:szCs w:val="24"/>
                <w:u w:val="single"/>
              </w:rPr>
              <w:t>13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июня 202</w:t>
            </w:r>
            <w:r w:rsidR="00BD753A">
              <w:rPr>
                <w:rFonts w:eastAsia="Calibri" w:cs="Times New Roman"/>
                <w:szCs w:val="24"/>
                <w:u w:val="single"/>
              </w:rPr>
              <w:t>4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г.</w:t>
            </w:r>
          </w:p>
        </w:tc>
      </w:tr>
      <w:tr w:rsidR="00B42EE1" w14:paraId="791E29BF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3E779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3ABC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20D7B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60FF78A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C50A05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0E97BC7A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46C9D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378FFD" w14:textId="77777777" w:rsidR="00B42EE1" w:rsidRDefault="00DB6096">
            <w:pPr>
              <w:ind w:firstLine="0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9BA54A" w14:textId="77777777" w:rsidR="00B42EE1" w:rsidRDefault="00B42EE1">
            <w:pPr>
              <w:rPr>
                <w:u w:val="single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0F38D" w14:textId="77777777" w:rsidR="00B42EE1" w:rsidRDefault="00DB6096">
            <w:pPr>
              <w:ind w:firstLine="0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2C6919" w14:textId="77777777" w:rsidR="00B42EE1" w:rsidRDefault="00B42EE1">
            <w:pPr>
              <w:ind w:firstLine="0"/>
              <w:rPr>
                <w:szCs w:val="28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C8CE1C" w14:textId="77777777" w:rsidR="00B42EE1" w:rsidRDefault="00DB6096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rFonts w:eastAsia="Calibri" w:cs="Times New Roman"/>
                <w:szCs w:val="28"/>
                <w:u w:val="single"/>
              </w:rPr>
              <w:t>Калентьев А. А.</w:t>
            </w:r>
          </w:p>
        </w:tc>
      </w:tr>
      <w:tr w:rsidR="00B42EE1" w14:paraId="01F73A2E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63F8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60FD0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D7081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5D8C4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1ADB75A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D7D27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EF24010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7FB7A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62DD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927E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B8F5D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C7897C" w14:textId="1162736C" w:rsidR="00B42EE1" w:rsidRDefault="00DB6096" w:rsidP="00BD753A">
            <w:pPr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 202</w:t>
            </w:r>
            <w:r w:rsidR="00BD753A"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</w:rPr>
              <w:t xml:space="preserve"> г.</w:t>
            </w:r>
          </w:p>
        </w:tc>
      </w:tr>
    </w:tbl>
    <w:p w14:paraId="6E907815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375BA867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52584B1D" w14:textId="7F6E87E6" w:rsidR="00B42EE1" w:rsidRPr="00BD753A" w:rsidRDefault="00BD753A">
      <w:pPr>
        <w:spacing w:after="1680"/>
        <w:ind w:firstLine="0"/>
        <w:jc w:val="center"/>
        <w:rPr>
          <w:rFonts w:eastAsia="Calibri" w:cs="Times New Roman"/>
          <w:lang w:val="en-US"/>
        </w:rPr>
      </w:pPr>
      <w:r>
        <w:rPr>
          <w:rFonts w:eastAsia="Calibri" w:cs="Times New Roman"/>
        </w:rPr>
        <w:t>Томск 202</w:t>
      </w:r>
      <w:r>
        <w:rPr>
          <w:rFonts w:eastAsia="Calibri" w:cs="Times New Roman"/>
          <w:lang w:val="en-US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97332144"/>
        <w:docPartObj>
          <w:docPartGallery w:val="Table of Contents"/>
          <w:docPartUnique/>
        </w:docPartObj>
      </w:sdtPr>
      <w:sdtEndPr/>
      <w:sdtContent>
        <w:p w14:paraId="20466D41" w14:textId="77777777" w:rsidR="00B42EE1" w:rsidRDefault="00DB6096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000000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8DA28A9" w14:textId="77777777" w:rsidR="00B42EE1" w:rsidRDefault="00DB6096">
          <w:pPr>
            <w:pStyle w:val="12"/>
            <w:rPr>
              <w:rFonts w:ascii="Calibri" w:hAnsi="Calibri"/>
              <w:sz w:val="22"/>
              <w:lang w:eastAsia="ru-RU"/>
            </w:rPr>
          </w:pPr>
          <w:r>
            <w:fldChar w:fldCharType="begin"/>
          </w:r>
          <w:r>
            <w:rPr>
              <w:rStyle w:val="a6"/>
              <w:webHidden/>
            </w:rPr>
            <w:instrText xml:space="preserve"> TOC \z \o "1-3" \u \h</w:instrText>
          </w:r>
          <w:r>
            <w:rPr>
              <w:rStyle w:val="a6"/>
            </w:rPr>
            <w:fldChar w:fldCharType="separate"/>
          </w:r>
          <w:hyperlink w:anchor="_Toc136600553">
            <w:r>
              <w:rPr>
                <w:rStyle w:val="a6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_Toc136600553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6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456B142" w14:textId="77777777" w:rsidR="00B42EE1" w:rsidRDefault="00732549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54">
            <w:r w:rsidR="00DB6096">
              <w:rPr>
                <w:rStyle w:val="a6"/>
                <w:webHidden/>
              </w:rPr>
              <w:t>1 Основная часть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_Toc136600554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3CDB3753" w14:textId="77777777" w:rsidR="00B42EE1" w:rsidRDefault="00732549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5">
            <w:r w:rsidR="00DB6096">
              <w:rPr>
                <w:rStyle w:val="a6"/>
                <w:webHidden/>
              </w:rPr>
              <w:t xml:space="preserve">1.1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вариантов использования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_Toc136600555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40E638DA" w14:textId="77777777" w:rsidR="00B42EE1" w:rsidRDefault="00732549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6">
            <w:r w:rsidR="00DB6096">
              <w:rPr>
                <w:rStyle w:val="a6"/>
                <w:webHidden/>
              </w:rPr>
              <w:t xml:space="preserve">1.2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классов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_Toc136600556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5</w:t>
            </w:r>
            <w:r w:rsidR="00DB6096">
              <w:rPr>
                <w:webHidden/>
              </w:rPr>
              <w:fldChar w:fldCharType="end"/>
            </w:r>
          </w:hyperlink>
        </w:p>
        <w:p w14:paraId="5B1FEAE5" w14:textId="77777777" w:rsidR="00B42EE1" w:rsidRDefault="00732549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7">
            <w:r w:rsidR="00DB6096">
              <w:rPr>
                <w:rStyle w:val="a6"/>
                <w:webHidden/>
              </w:rPr>
              <w:t>1.3 Описание классов, образующих связь типа «общее-частное»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_Toc136600557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7</w:t>
            </w:r>
            <w:r w:rsidR="00DB6096">
              <w:rPr>
                <w:webHidden/>
              </w:rPr>
              <w:fldChar w:fldCharType="end"/>
            </w:r>
          </w:hyperlink>
        </w:p>
        <w:p w14:paraId="72833C03" w14:textId="77777777" w:rsidR="00B42EE1" w:rsidRDefault="00732549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8">
            <w:r w:rsidR="00DB6096">
              <w:rPr>
                <w:rStyle w:val="a6"/>
                <w:webHidden/>
              </w:rPr>
              <w:t xml:space="preserve">1.4 Дерево ветвлений </w:t>
            </w:r>
            <w:r w:rsidR="00DB6096">
              <w:rPr>
                <w:rStyle w:val="a6"/>
                <w:lang w:val="en-US"/>
              </w:rPr>
              <w:t>Git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_Toc136600558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9</w:t>
            </w:r>
            <w:r w:rsidR="00DB6096">
              <w:rPr>
                <w:webHidden/>
              </w:rPr>
              <w:fldChar w:fldCharType="end"/>
            </w:r>
          </w:hyperlink>
        </w:p>
        <w:p w14:paraId="2FA243B7" w14:textId="77777777" w:rsidR="00B42EE1" w:rsidRDefault="00732549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9">
            <w:r w:rsidR="00DB6096">
              <w:rPr>
                <w:rStyle w:val="a6"/>
                <w:webHidden/>
              </w:rPr>
              <w:t>1.5 Тестирование программы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_Toc136600559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10</w:t>
            </w:r>
            <w:r w:rsidR="00DB6096">
              <w:rPr>
                <w:webHidden/>
              </w:rPr>
              <w:fldChar w:fldCharType="end"/>
            </w:r>
          </w:hyperlink>
        </w:p>
        <w:p w14:paraId="7F0C8A6F" w14:textId="77777777" w:rsidR="00B42EE1" w:rsidRDefault="00732549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0">
            <w:r w:rsidR="00DB6096">
              <w:rPr>
                <w:rStyle w:val="a6"/>
                <w:webHidden/>
              </w:rPr>
              <w:t>СПИСОК ИСПОЛЬЗОВАННЫХ ИСТОЧНИКОВ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_Toc136600560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22</w:t>
            </w:r>
            <w:r w:rsidR="00DB6096">
              <w:rPr>
                <w:webHidden/>
              </w:rPr>
              <w:fldChar w:fldCharType="end"/>
            </w:r>
          </w:hyperlink>
        </w:p>
        <w:p w14:paraId="1F27C50E" w14:textId="77777777" w:rsidR="00B42EE1" w:rsidRDefault="00732549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1">
            <w:r w:rsidR="00DB6096">
              <w:rPr>
                <w:rStyle w:val="a6"/>
                <w:webHidden/>
              </w:rPr>
              <w:t>ПРИЛОЖЕНИЕ А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_Toc136600561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23</w:t>
            </w:r>
            <w:r w:rsidR="00DB6096">
              <w:rPr>
                <w:webHidden/>
              </w:rPr>
              <w:fldChar w:fldCharType="end"/>
            </w:r>
          </w:hyperlink>
        </w:p>
        <w:p w14:paraId="53BF5FF5" w14:textId="77777777" w:rsidR="00B42EE1" w:rsidRDefault="00DB6096">
          <w:pPr>
            <w:rPr>
              <w:color w:val="000000"/>
            </w:rPr>
          </w:pPr>
          <w:r>
            <w:rPr>
              <w:color w:val="000000"/>
            </w:rPr>
            <w:fldChar w:fldCharType="end"/>
          </w:r>
        </w:p>
      </w:sdtContent>
    </w:sdt>
    <w:p w14:paraId="6FD12AD8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  <w:sectPr w:rsidR="00B42EE1">
          <w:footerReference w:type="default" r:id="rId7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46658F70" w14:textId="77777777" w:rsidR="00B42EE1" w:rsidRDefault="00DB6096">
      <w:pPr>
        <w:spacing w:after="240"/>
        <w:ind w:firstLine="0"/>
        <w:jc w:val="center"/>
        <w:outlineLvl w:val="0"/>
        <w:rPr>
          <w:b/>
          <w:bCs/>
        </w:rPr>
      </w:pPr>
      <w:bookmarkStart w:id="0" w:name="_Toc136600553"/>
      <w:bookmarkStart w:id="1" w:name="_Toc74956671"/>
      <w:bookmarkStart w:id="2" w:name="_Toc74829062"/>
      <w:r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413C95FA" w14:textId="77777777" w:rsidR="00B42EE1" w:rsidRDefault="00DB609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4C526CF0" w14:textId="77777777" w:rsidR="00B42EE1" w:rsidRDefault="00DB609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12A1A38" w14:textId="77777777" w:rsidR="00B42EE1" w:rsidRDefault="00DB609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73C8075" w14:textId="77777777" w:rsidR="00B42EE1" w:rsidRDefault="00DB6096">
      <w:pPr>
        <w:pStyle w:val="ac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718BF21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B69186C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69DAD35B" w14:textId="77777777" w:rsidR="00B42EE1" w:rsidRDefault="00DB6096">
      <w:pPr>
        <w:pStyle w:val="ac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0AEB2806" w14:textId="77777777" w:rsidR="00B42EE1" w:rsidRDefault="00DB6096">
      <w:pPr>
        <w:pStyle w:val="ac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7A6B191C" w14:textId="77777777" w:rsidR="00B42EE1" w:rsidRDefault="00DB6096">
      <w:pPr>
        <w:pStyle w:val="ac"/>
        <w:numPr>
          <w:ilvl w:val="0"/>
          <w:numId w:val="1"/>
        </w:numPr>
      </w:pPr>
      <w:r>
        <w:t>Провести тестирование программы.</w:t>
      </w:r>
    </w:p>
    <w:p w14:paraId="79AF4A71" w14:textId="77777777" w:rsidR="00B42EE1" w:rsidRDefault="00DB6096">
      <w:r>
        <w:br w:type="page"/>
      </w:r>
    </w:p>
    <w:p w14:paraId="54C7DA3E" w14:textId="77777777" w:rsidR="00B42EE1" w:rsidRDefault="00DB6096">
      <w:pPr>
        <w:outlineLvl w:val="0"/>
        <w:rPr>
          <w:b/>
          <w:bCs/>
        </w:rPr>
      </w:pPr>
      <w:bookmarkStart w:id="3" w:name="_Toc74829063"/>
      <w:bookmarkStart w:id="4" w:name="_Toc136600554"/>
      <w:bookmarkStart w:id="5" w:name="_Toc74956672"/>
      <w:r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0C6CD8" w14:textId="77777777" w:rsidR="00B42EE1" w:rsidRDefault="00DB6096">
      <w:pPr>
        <w:outlineLvl w:val="1"/>
        <w:rPr>
          <w:b/>
          <w:bCs/>
        </w:rPr>
      </w:pPr>
      <w:bookmarkStart w:id="6" w:name="_Toc136600555"/>
      <w:bookmarkStart w:id="7" w:name="_Toc74956673"/>
      <w:bookmarkStart w:id="8" w:name="_Toc74829064"/>
      <w:r>
        <w:rPr>
          <w:b/>
          <w:bCs/>
        </w:rPr>
        <w:t xml:space="preserve">1.1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вариантов использования</w:t>
      </w:r>
      <w:bookmarkEnd w:id="6"/>
      <w:bookmarkEnd w:id="7"/>
      <w:bookmarkEnd w:id="8"/>
    </w:p>
    <w:p w14:paraId="01B858AA" w14:textId="77777777" w:rsidR="00B42EE1" w:rsidRDefault="00DB6096"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82E1C18" w14:textId="77777777" w:rsidR="00B42EE1" w:rsidRDefault="00DB6096">
      <w:r>
        <w:t>Диаграмма вариантов использования для разработанного ПО приведена на рисунке 1.</w:t>
      </w:r>
    </w:p>
    <w:p w14:paraId="3BF89040" w14:textId="1A8D6E9E" w:rsidR="00B42EE1" w:rsidRDefault="00777C14">
      <w:pPr>
        <w:ind w:firstLine="0"/>
        <w:jc w:val="center"/>
      </w:pPr>
      <w:r>
        <w:rPr>
          <w:noProof/>
          <w:lang w:eastAsia="ru-RU"/>
        </w:rPr>
        <w:pict w14:anchorId="176E4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5pt;height:428.75pt">
            <v:imagedata r:id="rId8" o:title="usecase" croptop="10595f" cropbottom="9016f" cropleft="10328f" cropright="7938f"/>
          </v:shape>
        </w:pict>
      </w:r>
    </w:p>
    <w:p w14:paraId="49C2B553" w14:textId="77777777" w:rsidR="00B42EE1" w:rsidRDefault="00DB6096">
      <w:pPr>
        <w:ind w:firstLine="0"/>
        <w:jc w:val="center"/>
      </w:pPr>
      <w:r>
        <w:t>Рисунок 1 – Диаграмма вариантов использования</w:t>
      </w:r>
    </w:p>
    <w:p w14:paraId="4DB31555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9" w:name="_Toc136600556"/>
      <w:bookmarkStart w:id="10" w:name="_Toc74956674"/>
      <w:bookmarkStart w:id="11" w:name="_Toc74829065"/>
      <w:r>
        <w:rPr>
          <w:b/>
          <w:bCs/>
        </w:rPr>
        <w:lastRenderedPageBreak/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9"/>
      <w:bookmarkEnd w:id="10"/>
      <w:bookmarkEnd w:id="11"/>
    </w:p>
    <w:p w14:paraId="54C161D5" w14:textId="77777777" w:rsidR="001F4868" w:rsidRPr="001F4868" w:rsidRDefault="001F4868" w:rsidP="001F4868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9D2FBBD" w14:textId="77777777" w:rsidR="001F4868" w:rsidRPr="001F4868" w:rsidRDefault="001F4868" w:rsidP="001F4868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21FCC938" w14:textId="77777777" w:rsidR="00B42EE1" w:rsidRDefault="00DB6096">
      <w:pPr>
        <w:ind w:firstLine="709"/>
      </w:pPr>
      <w:r>
        <w:t>Диаграмма классов приведена на рисунке 2.</w:t>
      </w:r>
    </w:p>
    <w:p w14:paraId="79C01E8A" w14:textId="77777777" w:rsidR="00B42EE1" w:rsidRDefault="00B42EE1"/>
    <w:p w14:paraId="5A6092FC" w14:textId="77777777" w:rsidR="00B42EE1" w:rsidRDefault="00DB6096">
      <w:pPr>
        <w:sectPr w:rsidR="00B42EE1">
          <w:footerReference w:type="default" r:id="rId9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  <w:r>
        <w:br w:type="page"/>
      </w:r>
    </w:p>
    <w:p w14:paraId="45F3BB51" w14:textId="7A766FAE" w:rsidR="00B42EE1" w:rsidRDefault="00F62B6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F266C2" wp14:editId="6CD0B968">
            <wp:extent cx="9251950" cy="5255255"/>
            <wp:effectExtent l="0" t="0" r="6350" b="3175"/>
            <wp:docPr id="3" name="Рисунок 3" descr="https://sun9-24.userapi.com/impg/G1fHCnYrO8pIa98VoWW8OPlgvdTov4bHaz9G5g/i5EMRVu4MRo.jpg?size=1507x856&amp;quality=96&amp;sign=79d076eeda2d1f4a7a8349eafe5074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4.userapi.com/impg/G1fHCnYrO8pIa98VoWW8OPlgvdTov4bHaz9G5g/i5EMRVu4MRo.jpg?size=1507x856&amp;quality=96&amp;sign=79d076eeda2d1f4a7a8349eafe50741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5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F03D" w14:textId="77777777" w:rsidR="00B42EE1" w:rsidRDefault="00DB6096">
      <w:pPr>
        <w:ind w:firstLine="0"/>
        <w:jc w:val="center"/>
        <w:sectPr w:rsidR="00B42EE1">
          <w:footerReference w:type="default" r:id="rId11"/>
          <w:pgSz w:w="16838" w:h="11906" w:orient="landscape"/>
          <w:pgMar w:top="1701" w:right="1134" w:bottom="766" w:left="1134" w:header="0" w:footer="709" w:gutter="0"/>
          <w:cols w:space="720"/>
          <w:formProt w:val="0"/>
          <w:docGrid w:linePitch="381"/>
        </w:sectPr>
      </w:pPr>
      <w:r>
        <w:t xml:space="preserve">Рисунок 2. </w:t>
      </w:r>
      <w:r>
        <w:rPr>
          <w:lang w:val="en-US"/>
        </w:rPr>
        <w:t>UML</w:t>
      </w:r>
      <w:r>
        <w:t xml:space="preserve"> диаграмма классов</w:t>
      </w:r>
    </w:p>
    <w:p w14:paraId="0BBE1786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2" w:name="_Toc136600557"/>
      <w:bookmarkStart w:id="13" w:name="_Toc74956675"/>
      <w:bookmarkStart w:id="14" w:name="_Toc74829066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16992E79" w14:textId="77777777" w:rsidR="00B42EE1" w:rsidRDefault="00DB6096">
      <w:pPr>
        <w:spacing w:after="240"/>
        <w:ind w:firstLine="709"/>
      </w:pPr>
      <w:r>
        <w:t xml:space="preserve">В таблице 1 приведено описание абстрактного класса </w:t>
      </w:r>
      <w:r>
        <w:rPr>
          <w:i/>
          <w:lang w:val="en-US"/>
        </w:rPr>
        <w:t>FigureBase</w:t>
      </w:r>
      <w:r>
        <w:t xml:space="preserve"> с его полями, свойствами и методами.</w:t>
      </w:r>
    </w:p>
    <w:p w14:paraId="0D9893AE" w14:textId="77777777" w:rsidR="00B42EE1" w:rsidRDefault="00DB6096">
      <w:pPr>
        <w:ind w:firstLine="0"/>
        <w:rPr>
          <w:lang w:val="en-US"/>
        </w:rPr>
      </w:pPr>
      <w:r>
        <w:t xml:space="preserve">Таблица 1 – Описание класса </w:t>
      </w:r>
      <w:r>
        <w:rPr>
          <w:i/>
          <w:lang w:val="en-US"/>
        </w:rPr>
        <w:t>FigureBase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007457EA" w14:textId="77777777" w:rsidTr="00E22AD8">
        <w:tc>
          <w:tcPr>
            <w:tcW w:w="3334" w:type="dxa"/>
            <w:vAlign w:val="center"/>
          </w:tcPr>
          <w:p w14:paraId="316624C5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69D7A0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525E2312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38986714" w14:textId="77777777" w:rsidTr="00E22AD8">
        <w:tc>
          <w:tcPr>
            <w:tcW w:w="9345" w:type="dxa"/>
            <w:gridSpan w:val="3"/>
            <w:vAlign w:val="center"/>
          </w:tcPr>
          <w:p w14:paraId="0A5D4E7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4DB171C" w14:textId="77777777" w:rsidTr="00E22AD8">
        <w:tc>
          <w:tcPr>
            <w:tcW w:w="9345" w:type="dxa"/>
            <w:gridSpan w:val="3"/>
            <w:vAlign w:val="center"/>
          </w:tcPr>
          <w:p w14:paraId="49B7378E" w14:textId="0B7024BF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>
              <w:rPr>
                <w:rFonts w:eastAsia="Calibri"/>
                <w:i/>
                <w:sz w:val="24"/>
                <w:lang w:val="en-US"/>
              </w:rPr>
              <w:t>FigureBase</w:t>
            </w:r>
            <w:r>
              <w:rPr>
                <w:rFonts w:eastAsia="Calibri"/>
                <w:sz w:val="24"/>
              </w:rPr>
              <w:t xml:space="preserve"> – абстрактный базовый класс для фигур</w:t>
            </w:r>
          </w:p>
        </w:tc>
      </w:tr>
      <w:tr w:rsidR="00B42EE1" w14:paraId="3AA5F938" w14:textId="77777777" w:rsidTr="00E22AD8">
        <w:tc>
          <w:tcPr>
            <w:tcW w:w="9345" w:type="dxa"/>
            <w:gridSpan w:val="3"/>
            <w:vAlign w:val="center"/>
          </w:tcPr>
          <w:p w14:paraId="34123C74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07D90FC2" w14:textId="77777777" w:rsidTr="00E22AD8">
        <w:tc>
          <w:tcPr>
            <w:tcW w:w="3334" w:type="dxa"/>
            <w:vAlign w:val="center"/>
          </w:tcPr>
          <w:p w14:paraId="0C56B356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FigureType</w:t>
            </w:r>
          </w:p>
        </w:tc>
        <w:tc>
          <w:tcPr>
            <w:tcW w:w="1207" w:type="dxa"/>
            <w:vAlign w:val="center"/>
          </w:tcPr>
          <w:p w14:paraId="752AA37C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FCEC38E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фигуры.</w:t>
            </w:r>
          </w:p>
          <w:p w14:paraId="3A311400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74F56A3" w14:textId="77777777" w:rsidTr="00E22AD8">
        <w:tc>
          <w:tcPr>
            <w:tcW w:w="3334" w:type="dxa"/>
            <w:vAlign w:val="center"/>
          </w:tcPr>
          <w:p w14:paraId="2D3E2B18" w14:textId="1BB68956" w:rsidR="00B42EE1" w:rsidRPr="00BD753A" w:rsidRDefault="00DB6096" w:rsidP="00BD753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BD753A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4507F23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E4E2AE" w14:textId="3272BE82" w:rsidR="00B42EE1" w:rsidRDefault="00BD753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Площадь</w:t>
            </w:r>
            <w:r w:rsidR="00DB6096">
              <w:rPr>
                <w:rFonts w:eastAsia="Calibri"/>
                <w:sz w:val="24"/>
              </w:rPr>
              <w:t xml:space="preserve"> фигуры.</w:t>
            </w:r>
          </w:p>
          <w:p w14:paraId="53D902DA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AF63FDD" w14:textId="77777777" w:rsidTr="00E22AD8">
        <w:tc>
          <w:tcPr>
            <w:tcW w:w="3334" w:type="dxa"/>
            <w:vAlign w:val="center"/>
          </w:tcPr>
          <w:p w14:paraId="49BB8534" w14:textId="22E89ED6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39F1FB80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34A2EA7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фигуры.</w:t>
            </w:r>
          </w:p>
          <w:p w14:paraId="1FEC6548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79ADE6EB" w14:textId="77777777" w:rsidTr="00E22AD8">
        <w:tc>
          <w:tcPr>
            <w:tcW w:w="9345" w:type="dxa"/>
            <w:gridSpan w:val="3"/>
            <w:vAlign w:val="center"/>
          </w:tcPr>
          <w:p w14:paraId="63FCF0C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B42EE1" w14:paraId="3233FB7E" w14:textId="77777777" w:rsidTr="00E22AD8">
        <w:tc>
          <w:tcPr>
            <w:tcW w:w="3334" w:type="dxa"/>
            <w:vAlign w:val="center"/>
          </w:tcPr>
          <w:p w14:paraId="1F80C367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#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u w:val="single"/>
                <w:lang w:val="en-US"/>
              </w:rPr>
              <w:t>CheckNumber</w:t>
            </w:r>
          </w:p>
        </w:tc>
        <w:tc>
          <w:tcPr>
            <w:tcW w:w="1207" w:type="dxa"/>
            <w:vAlign w:val="center"/>
          </w:tcPr>
          <w:p w14:paraId="29D50DF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D85F53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Проверяет корректность ввода параметров фигур</w:t>
            </w:r>
          </w:p>
          <w:p w14:paraId="471CAD5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любой параметр фигуры </w:t>
            </w:r>
          </w:p>
        </w:tc>
      </w:tr>
    </w:tbl>
    <w:p w14:paraId="3A4500EE" w14:textId="77777777" w:rsidR="00B42EE1" w:rsidRPr="00DB7C7B" w:rsidRDefault="00B42EE1"/>
    <w:p w14:paraId="04416D3A" w14:textId="6F1733EC" w:rsidR="00B42EE1" w:rsidRDefault="00DB6096">
      <w:r>
        <w:t xml:space="preserve">В таблицах 2–4 приведены описания классов </w:t>
      </w:r>
      <w:r w:rsidR="00E22AD8">
        <w:rPr>
          <w:lang w:val="en-US"/>
        </w:rPr>
        <w:t>Circle</w:t>
      </w:r>
      <w:r>
        <w:t xml:space="preserve">, </w:t>
      </w:r>
      <w:r w:rsidR="00E22AD8">
        <w:rPr>
          <w:lang w:val="en-US"/>
        </w:rPr>
        <w:t>Rectangle</w:t>
      </w:r>
      <w:r>
        <w:t xml:space="preserve"> и </w:t>
      </w:r>
      <w:r w:rsidR="00E22AD8">
        <w:rPr>
          <w:lang w:val="en-US"/>
        </w:rPr>
        <w:t>Triangle</w:t>
      </w:r>
      <w:r>
        <w:t xml:space="preserve">, которые наследуются от </w:t>
      </w:r>
      <w:r>
        <w:rPr>
          <w:i/>
          <w:lang w:val="en-US"/>
        </w:rPr>
        <w:t>FigureBase</w:t>
      </w:r>
      <w:r>
        <w:t>.</w:t>
      </w:r>
    </w:p>
    <w:p w14:paraId="5D07F77A" w14:textId="77777777" w:rsidR="00B42EE1" w:rsidRDefault="00B42EE1"/>
    <w:p w14:paraId="15ADE002" w14:textId="77777777" w:rsidR="00B42EE1" w:rsidRDefault="00B42EE1"/>
    <w:p w14:paraId="4A777AA7" w14:textId="77777777" w:rsidR="00B42EE1" w:rsidRDefault="00B42EE1"/>
    <w:p w14:paraId="64A92EE9" w14:textId="77777777" w:rsidR="00B42EE1" w:rsidRDefault="00B42EE1"/>
    <w:p w14:paraId="682FE7A2" w14:textId="77777777" w:rsidR="00E22AD8" w:rsidRDefault="00E22AD8"/>
    <w:p w14:paraId="10D61848" w14:textId="77777777" w:rsidR="00E22AD8" w:rsidRDefault="00E22AD8"/>
    <w:p w14:paraId="006E4140" w14:textId="77777777" w:rsidR="00E22AD8" w:rsidRDefault="00E22AD8"/>
    <w:p w14:paraId="49797D1B" w14:textId="5968E038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E22AD8">
        <w:rPr>
          <w:lang w:val="en-US"/>
        </w:rPr>
        <w:t>Circle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1246A3DA" w14:textId="77777777" w:rsidTr="00E22AD8">
        <w:tc>
          <w:tcPr>
            <w:tcW w:w="3334" w:type="dxa"/>
            <w:vAlign w:val="center"/>
          </w:tcPr>
          <w:p w14:paraId="54C15431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17C7BE6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64E0771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27703C3" w14:textId="77777777" w:rsidTr="00E22AD8">
        <w:tc>
          <w:tcPr>
            <w:tcW w:w="9345" w:type="dxa"/>
            <w:gridSpan w:val="3"/>
            <w:vAlign w:val="center"/>
          </w:tcPr>
          <w:p w14:paraId="3B088F87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098D756" w14:textId="77777777" w:rsidTr="00E22AD8">
        <w:tc>
          <w:tcPr>
            <w:tcW w:w="9345" w:type="dxa"/>
            <w:gridSpan w:val="3"/>
            <w:vAlign w:val="center"/>
          </w:tcPr>
          <w:p w14:paraId="3AD821E3" w14:textId="472B1F8A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E22AD8">
              <w:rPr>
                <w:rFonts w:eastAsia="Calibri"/>
                <w:lang w:val="en-US"/>
              </w:rPr>
              <w:t>Circle</w:t>
            </w:r>
            <w:r>
              <w:rPr>
                <w:rFonts w:eastAsia="Calibri"/>
                <w:sz w:val="24"/>
              </w:rPr>
              <w:t xml:space="preserve"> – </w:t>
            </w:r>
            <w:r w:rsidR="00E22AD8">
              <w:rPr>
                <w:rFonts w:eastAsia="Calibri"/>
                <w:sz w:val="24"/>
              </w:rPr>
              <w:t>круг</w:t>
            </w:r>
          </w:p>
        </w:tc>
      </w:tr>
      <w:tr w:rsidR="00B42EE1" w14:paraId="085F66EA" w14:textId="77777777" w:rsidTr="00E22AD8">
        <w:tc>
          <w:tcPr>
            <w:tcW w:w="9345" w:type="dxa"/>
            <w:gridSpan w:val="3"/>
            <w:vAlign w:val="center"/>
          </w:tcPr>
          <w:p w14:paraId="5289B7D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192A0AAE" w14:textId="77777777" w:rsidTr="00E22AD8">
        <w:tc>
          <w:tcPr>
            <w:tcW w:w="3334" w:type="dxa"/>
            <w:vAlign w:val="center"/>
          </w:tcPr>
          <w:p w14:paraId="4EFBD960" w14:textId="61089A69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2ECF24D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BC46A2C" w14:textId="15138B15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60F2BA40" w14:textId="77777777" w:rsidTr="00E22AD8">
        <w:tc>
          <w:tcPr>
            <w:tcW w:w="9345" w:type="dxa"/>
            <w:gridSpan w:val="3"/>
            <w:vAlign w:val="center"/>
          </w:tcPr>
          <w:p w14:paraId="2B1F0AE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6D626C78" w14:textId="77777777" w:rsidTr="00E22AD8">
        <w:tc>
          <w:tcPr>
            <w:tcW w:w="3334" w:type="dxa"/>
            <w:vAlign w:val="center"/>
          </w:tcPr>
          <w:p w14:paraId="5AE02422" w14:textId="50BD7120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63D701FE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A745EB7" w14:textId="0DACEEC1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5EFFC753" w14:textId="77777777" w:rsidTr="00E22AD8">
        <w:tc>
          <w:tcPr>
            <w:tcW w:w="3334" w:type="dxa"/>
            <w:vAlign w:val="center"/>
          </w:tcPr>
          <w:p w14:paraId="749C920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359AC4C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7BBC9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3D678AD4" w14:textId="77777777" w:rsidTr="00E22AD8">
        <w:tc>
          <w:tcPr>
            <w:tcW w:w="3334" w:type="dxa"/>
            <w:vAlign w:val="center"/>
          </w:tcPr>
          <w:p w14:paraId="158E9166" w14:textId="06EEAFF1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</w:rPr>
              <w:t>е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196CAC28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915338C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2BE616D6" w14:textId="77777777" w:rsidTr="00E22AD8">
        <w:tc>
          <w:tcPr>
            <w:tcW w:w="3334" w:type="dxa"/>
            <w:vAlign w:val="center"/>
          </w:tcPr>
          <w:p w14:paraId="474FB1DF" w14:textId="52A36EEF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57678DE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3ABAD0B9" w14:textId="0FC0DBB2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E22AD8">
              <w:rPr>
                <w:rFonts w:eastAsia="Calibri"/>
                <w:sz w:val="24"/>
              </w:rPr>
              <w:t>площади круга</w:t>
            </w:r>
          </w:p>
        </w:tc>
      </w:tr>
    </w:tbl>
    <w:p w14:paraId="3506CA1D" w14:textId="77777777" w:rsidR="00B42EE1" w:rsidRDefault="00B42EE1"/>
    <w:p w14:paraId="6084811E" w14:textId="170AABB5" w:rsidR="00B42EE1" w:rsidRDefault="00DB6096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7F7591">
        <w:rPr>
          <w:lang w:val="en-US"/>
        </w:rPr>
        <w:t>Triangle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58CBDB3D" w14:textId="77777777" w:rsidTr="007F7591">
        <w:tc>
          <w:tcPr>
            <w:tcW w:w="3334" w:type="dxa"/>
            <w:vAlign w:val="center"/>
          </w:tcPr>
          <w:p w14:paraId="565A39C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5E679E5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8329D5D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75E9DED" w14:textId="77777777" w:rsidTr="007F7591">
        <w:tc>
          <w:tcPr>
            <w:tcW w:w="9345" w:type="dxa"/>
            <w:gridSpan w:val="3"/>
            <w:vAlign w:val="center"/>
          </w:tcPr>
          <w:p w14:paraId="1FA6A6E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3EBA62C2" w14:textId="77777777" w:rsidTr="007F7591">
        <w:tc>
          <w:tcPr>
            <w:tcW w:w="9345" w:type="dxa"/>
            <w:gridSpan w:val="3"/>
            <w:vAlign w:val="center"/>
          </w:tcPr>
          <w:p w14:paraId="63DD600B" w14:textId="405C266D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7F7591">
              <w:rPr>
                <w:rFonts w:eastAsia="Calibri"/>
                <w:lang w:val="en-US"/>
              </w:rPr>
              <w:t>Triangle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7F7591">
              <w:rPr>
                <w:rFonts w:eastAsia="Calibri"/>
                <w:sz w:val="24"/>
              </w:rPr>
              <w:t>треугольник</w:t>
            </w:r>
          </w:p>
        </w:tc>
      </w:tr>
      <w:tr w:rsidR="00B42EE1" w14:paraId="2A4EEBA3" w14:textId="77777777" w:rsidTr="007F7591">
        <w:tc>
          <w:tcPr>
            <w:tcW w:w="9345" w:type="dxa"/>
            <w:gridSpan w:val="3"/>
            <w:vAlign w:val="center"/>
          </w:tcPr>
          <w:p w14:paraId="0F6B816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4C3B8A2B" w14:textId="77777777" w:rsidTr="007F7591">
        <w:tc>
          <w:tcPr>
            <w:tcW w:w="3334" w:type="dxa"/>
            <w:vAlign w:val="center"/>
          </w:tcPr>
          <w:p w14:paraId="30B282B0" w14:textId="1D2C421C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7F7591">
              <w:rPr>
                <w:rFonts w:eastAsia="Calibri"/>
                <w:sz w:val="24"/>
                <w:lang w:val="en-US"/>
              </w:rPr>
              <w:t>sideA</w:t>
            </w:r>
          </w:p>
        </w:tc>
        <w:tc>
          <w:tcPr>
            <w:tcW w:w="1207" w:type="dxa"/>
            <w:vAlign w:val="center"/>
          </w:tcPr>
          <w:p w14:paraId="4B4C75C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500779" w14:textId="5576BEA3" w:rsidR="00B42EE1" w:rsidRP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B42EE1" w14:paraId="59EF4AD9" w14:textId="77777777" w:rsidTr="007F7591">
        <w:tc>
          <w:tcPr>
            <w:tcW w:w="3334" w:type="dxa"/>
            <w:vAlign w:val="center"/>
          </w:tcPr>
          <w:p w14:paraId="23306BF7" w14:textId="5510C6C7" w:rsidR="00B42EE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– 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7F7591">
              <w:rPr>
                <w:rFonts w:eastAsia="Calibri"/>
                <w:sz w:val="24"/>
                <w:lang w:val="en-US"/>
              </w:rPr>
              <w:t>heightA</w:t>
            </w:r>
          </w:p>
        </w:tc>
        <w:tc>
          <w:tcPr>
            <w:tcW w:w="1207" w:type="dxa"/>
            <w:vAlign w:val="center"/>
          </w:tcPr>
          <w:p w14:paraId="13AA9C2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33456B6" w14:textId="19B97DED" w:rsidR="00B42EE1" w:rsidRDefault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35CAB91E" w14:textId="77777777" w:rsidTr="007F7591">
        <w:tc>
          <w:tcPr>
            <w:tcW w:w="9345" w:type="dxa"/>
            <w:gridSpan w:val="3"/>
            <w:vAlign w:val="center"/>
          </w:tcPr>
          <w:p w14:paraId="4C1752A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7F7591" w14:paraId="6327DDDC" w14:textId="77777777" w:rsidTr="007F7591">
        <w:tc>
          <w:tcPr>
            <w:tcW w:w="3334" w:type="dxa"/>
            <w:vAlign w:val="center"/>
          </w:tcPr>
          <w:p w14:paraId="3D2C95AE" w14:textId="1E4AA2C0" w:rsidR="007F7591" w:rsidRP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SideA</w:t>
            </w:r>
          </w:p>
        </w:tc>
        <w:tc>
          <w:tcPr>
            <w:tcW w:w="1207" w:type="dxa"/>
            <w:vAlign w:val="center"/>
          </w:tcPr>
          <w:p w14:paraId="72770F9F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9F37AD" w14:textId="6E920B02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7F7591" w14:paraId="5CF39220" w14:textId="77777777" w:rsidTr="007F7591">
        <w:tc>
          <w:tcPr>
            <w:tcW w:w="3334" w:type="dxa"/>
            <w:vAlign w:val="center"/>
          </w:tcPr>
          <w:p w14:paraId="0B771DFD" w14:textId="12D023A2" w:rsid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HeightA</w:t>
            </w:r>
          </w:p>
        </w:tc>
        <w:tc>
          <w:tcPr>
            <w:tcW w:w="1207" w:type="dxa"/>
            <w:vAlign w:val="center"/>
          </w:tcPr>
          <w:p w14:paraId="73C616F3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16B5048" w14:textId="3BD54C26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44199818" w14:textId="77777777" w:rsidTr="007F7591">
        <w:tc>
          <w:tcPr>
            <w:tcW w:w="3334" w:type="dxa"/>
            <w:vAlign w:val="center"/>
          </w:tcPr>
          <w:p w14:paraId="0739C9C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4EFE2C8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7FE5BE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73CF632D" w14:textId="77777777" w:rsidTr="007F7591">
        <w:tc>
          <w:tcPr>
            <w:tcW w:w="3334" w:type="dxa"/>
            <w:vAlign w:val="center"/>
          </w:tcPr>
          <w:p w14:paraId="24ECBA5F" w14:textId="3CB5BB8B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28B6865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D4C511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04B7A7C5" w14:textId="77777777" w:rsidTr="007F7591">
        <w:tc>
          <w:tcPr>
            <w:tcW w:w="3334" w:type="dxa"/>
            <w:vAlign w:val="center"/>
          </w:tcPr>
          <w:p w14:paraId="0046A92B" w14:textId="1717D847" w:rsidR="00B42EE1" w:rsidRPr="00F62B61" w:rsidRDefault="00DB6096" w:rsidP="00F62B6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1D48E4B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263AB83" w14:textId="4386015A" w:rsidR="00B42EE1" w:rsidRPr="007F759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7F7591">
              <w:rPr>
                <w:rFonts w:eastAsia="Calibri"/>
                <w:sz w:val="24"/>
              </w:rPr>
              <w:t>площади треугольника</w:t>
            </w:r>
          </w:p>
        </w:tc>
      </w:tr>
    </w:tbl>
    <w:p w14:paraId="14ABE89E" w14:textId="124275D1" w:rsidR="0021294A" w:rsidRDefault="0021294A">
      <w:pPr>
        <w:spacing w:before="240"/>
        <w:ind w:firstLine="0"/>
      </w:pPr>
    </w:p>
    <w:p w14:paraId="4931B03A" w14:textId="36E7F240" w:rsidR="00B42EE1" w:rsidRPr="0021294A" w:rsidRDefault="0021294A" w:rsidP="0021294A">
      <w:pPr>
        <w:spacing w:line="240" w:lineRule="auto"/>
        <w:ind w:firstLine="0"/>
        <w:jc w:val="left"/>
        <w:rPr>
          <w:lang w:val="en-US"/>
        </w:rPr>
      </w:pPr>
      <w:r>
        <w:br w:type="page"/>
      </w:r>
    </w:p>
    <w:p w14:paraId="2207A3C8" w14:textId="76A26773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21294A">
        <w:rPr>
          <w:lang w:val="en-US"/>
        </w:rPr>
        <w:t>Rectangle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46CE187B" w14:textId="77777777" w:rsidTr="0021294A">
        <w:tc>
          <w:tcPr>
            <w:tcW w:w="3334" w:type="dxa"/>
            <w:vAlign w:val="center"/>
          </w:tcPr>
          <w:p w14:paraId="1A22F3D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49F1642F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C9D3A3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42A57B9E" w14:textId="77777777" w:rsidTr="0021294A">
        <w:tc>
          <w:tcPr>
            <w:tcW w:w="9345" w:type="dxa"/>
            <w:gridSpan w:val="3"/>
            <w:vAlign w:val="center"/>
          </w:tcPr>
          <w:p w14:paraId="6B8E06B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288ECEEB" w14:textId="77777777" w:rsidTr="0021294A">
        <w:tc>
          <w:tcPr>
            <w:tcW w:w="9345" w:type="dxa"/>
            <w:gridSpan w:val="3"/>
            <w:vAlign w:val="center"/>
          </w:tcPr>
          <w:p w14:paraId="61843915" w14:textId="111F44FA" w:rsidR="00B42EE1" w:rsidRDefault="00DB6096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Класс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 w:rsidR="0021294A">
              <w:rPr>
                <w:rFonts w:eastAsia="Calibri"/>
                <w:sz w:val="24"/>
                <w:lang w:val="en-US"/>
              </w:rPr>
              <w:t>Rectangle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21294A">
              <w:rPr>
                <w:rFonts w:eastAsia="Calibri"/>
                <w:sz w:val="24"/>
              </w:rPr>
              <w:t>прямоугольник</w:t>
            </w:r>
          </w:p>
        </w:tc>
      </w:tr>
      <w:tr w:rsidR="00B42EE1" w14:paraId="15BCDA80" w14:textId="77777777" w:rsidTr="0021294A">
        <w:tc>
          <w:tcPr>
            <w:tcW w:w="9345" w:type="dxa"/>
            <w:gridSpan w:val="3"/>
            <w:vAlign w:val="center"/>
          </w:tcPr>
          <w:p w14:paraId="09A4E39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21294A" w14:paraId="2E591E7D" w14:textId="77777777" w:rsidTr="0021294A">
        <w:tc>
          <w:tcPr>
            <w:tcW w:w="3334" w:type="dxa"/>
            <w:vAlign w:val="center"/>
          </w:tcPr>
          <w:p w14:paraId="09171986" w14:textId="728DC7C0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_sideA</w:t>
            </w:r>
          </w:p>
        </w:tc>
        <w:tc>
          <w:tcPr>
            <w:tcW w:w="1207" w:type="dxa"/>
            <w:vAlign w:val="center"/>
          </w:tcPr>
          <w:p w14:paraId="563AE5EC" w14:textId="40824D4A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C936A13" w14:textId="06C6587B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прямоугольника</w:t>
            </w:r>
          </w:p>
        </w:tc>
      </w:tr>
      <w:tr w:rsidR="0021294A" w14:paraId="5EBE0C2F" w14:textId="77777777" w:rsidTr="0021294A">
        <w:tc>
          <w:tcPr>
            <w:tcW w:w="3334" w:type="dxa"/>
            <w:vAlign w:val="center"/>
          </w:tcPr>
          <w:p w14:paraId="40BF6625" w14:textId="4F392C06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09BE736F" w14:textId="5CC49228" w:rsidR="0021294A" w:rsidRDefault="0021294A" w:rsidP="0021294A">
            <w:pPr>
              <w:ind w:firstLine="0"/>
              <w:jc w:val="center"/>
              <w:rPr>
                <w:rFonts w:eastAsia="Calibri"/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A5F2291" w14:textId="18DB9D84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B42EE1" w14:paraId="35E06287" w14:textId="77777777" w:rsidTr="0021294A">
        <w:tc>
          <w:tcPr>
            <w:tcW w:w="9345" w:type="dxa"/>
            <w:gridSpan w:val="3"/>
            <w:vAlign w:val="center"/>
          </w:tcPr>
          <w:p w14:paraId="2BF3751B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21294A" w14:paraId="310C60BE" w14:textId="77777777" w:rsidTr="0021294A">
        <w:tc>
          <w:tcPr>
            <w:tcW w:w="3334" w:type="dxa"/>
            <w:vAlign w:val="center"/>
          </w:tcPr>
          <w:p w14:paraId="7C30A716" w14:textId="1ED1B6F8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SideA</w:t>
            </w:r>
          </w:p>
        </w:tc>
        <w:tc>
          <w:tcPr>
            <w:tcW w:w="1207" w:type="dxa"/>
            <w:vAlign w:val="center"/>
          </w:tcPr>
          <w:p w14:paraId="7186F338" w14:textId="35D14228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12DB1D7" w14:textId="0E42E55A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А </w:t>
            </w:r>
            <w:r w:rsidR="00F62B61">
              <w:rPr>
                <w:rFonts w:eastAsia="Calibri"/>
                <w:sz w:val="24"/>
              </w:rPr>
              <w:t>прямоугольника</w:t>
            </w:r>
          </w:p>
        </w:tc>
      </w:tr>
      <w:tr w:rsidR="0021294A" w14:paraId="4BF56120" w14:textId="77777777" w:rsidTr="0021294A">
        <w:tc>
          <w:tcPr>
            <w:tcW w:w="3334" w:type="dxa"/>
            <w:vAlign w:val="center"/>
          </w:tcPr>
          <w:p w14:paraId="42E8387B" w14:textId="07A3E88C" w:rsidR="0021294A" w:rsidRP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+ 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61CBB041" w14:textId="4267105B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E35AB31" w14:textId="67F37668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21294A" w14:paraId="4FC635C4" w14:textId="77777777" w:rsidTr="0021294A">
        <w:tc>
          <w:tcPr>
            <w:tcW w:w="3334" w:type="dxa"/>
            <w:vAlign w:val="center"/>
          </w:tcPr>
          <w:p w14:paraId="1F9BD8CD" w14:textId="056FFFD2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38D8F196" w14:textId="3DFDC48C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5B8DB69" w14:textId="3E2D0914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21294A" w14:paraId="0782BE4C" w14:textId="77777777" w:rsidTr="0021294A">
        <w:tc>
          <w:tcPr>
            <w:tcW w:w="3334" w:type="dxa"/>
            <w:vAlign w:val="center"/>
          </w:tcPr>
          <w:p w14:paraId="02098C54" w14:textId="11ED04C7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Parameters</w:t>
            </w:r>
          </w:p>
        </w:tc>
        <w:tc>
          <w:tcPr>
            <w:tcW w:w="1207" w:type="dxa"/>
            <w:vAlign w:val="center"/>
          </w:tcPr>
          <w:p w14:paraId="43592A1D" w14:textId="54C2C819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4EB16BD6" w14:textId="7C890AEF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21294A" w14:paraId="37B3ACD4" w14:textId="77777777" w:rsidTr="0021294A">
        <w:tc>
          <w:tcPr>
            <w:tcW w:w="3334" w:type="dxa"/>
            <w:vAlign w:val="center"/>
          </w:tcPr>
          <w:p w14:paraId="3DCB1D03" w14:textId="013B4A45" w:rsidR="0021294A" w:rsidRDefault="0021294A" w:rsidP="00F62B6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424C6CB" w14:textId="18E07D00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1EB3743" w14:textId="75C38CEA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Вычисление площади прямоугольника</w:t>
            </w:r>
          </w:p>
        </w:tc>
      </w:tr>
    </w:tbl>
    <w:p w14:paraId="4E4FDE78" w14:textId="77777777" w:rsidR="00B42EE1" w:rsidRDefault="00B42EE1" w:rsidP="001F4868">
      <w:pPr>
        <w:ind w:firstLine="0"/>
      </w:pPr>
    </w:p>
    <w:p w14:paraId="69167789" w14:textId="77777777" w:rsidR="00B42EE1" w:rsidRDefault="00DB6096">
      <w:pPr>
        <w:ind w:firstLine="709"/>
        <w:outlineLvl w:val="1"/>
        <w:rPr>
          <w:b/>
          <w:bCs/>
        </w:rPr>
      </w:pPr>
      <w:bookmarkStart w:id="15" w:name="_Toc136600558"/>
      <w:bookmarkStart w:id="16" w:name="_Toc74956676"/>
      <w:bookmarkStart w:id="17" w:name="_Toc74829067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5"/>
      <w:bookmarkEnd w:id="16"/>
      <w:bookmarkEnd w:id="17"/>
    </w:p>
    <w:p w14:paraId="1DF4C0BA" w14:textId="77777777" w:rsidR="00B42EE1" w:rsidRDefault="00B42EE1" w:rsidP="00777C14">
      <w:pPr>
        <w:ind w:firstLine="0"/>
      </w:pPr>
    </w:p>
    <w:p w14:paraId="51926002" w14:textId="77777777" w:rsidR="00B42EE1" w:rsidRDefault="00DB6096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777A0EA8" w14:textId="66630BC2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61C341" wp14:editId="1BE170C2">
            <wp:extent cx="5940425" cy="3220025"/>
            <wp:effectExtent l="0" t="0" r="3175" b="0"/>
            <wp:docPr id="1" name="Рисунок 1" descr="https://sun9-43.userapi.com/impg/u0UyxffZMqQSYpHt9czs0pmrg1VKLgJU2ig4sg/yFzTqU7GOiI.jpg?size=1215x659&amp;quality=96&amp;sign=7adcec84afb5725f2f7b2026a5c460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3.userapi.com/impg/u0UyxffZMqQSYpHt9czs0pmrg1VKLgJU2ig4sg/yFzTqU7GOiI.jpg?size=1215x659&amp;quality=96&amp;sign=7adcec84afb5725f2f7b2026a5c46082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2C62" w14:textId="77777777" w:rsidR="00B42EE1" w:rsidRPr="00F62B61" w:rsidRDefault="00DB6096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2BDAE55B" w14:textId="77777777" w:rsidR="001F4868" w:rsidRDefault="001F4868">
      <w:pPr>
        <w:ind w:firstLine="0"/>
        <w:jc w:val="center"/>
      </w:pPr>
    </w:p>
    <w:p w14:paraId="7C606E0F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8" w:name="_Toc136600559"/>
      <w:bookmarkStart w:id="19" w:name="_Toc74956677"/>
      <w:bookmarkStart w:id="20" w:name="_Toc74829068"/>
      <w:r>
        <w:rPr>
          <w:b/>
          <w:bCs/>
        </w:rPr>
        <w:lastRenderedPageBreak/>
        <w:t>1.5 Тестирование программы</w:t>
      </w:r>
      <w:bookmarkEnd w:id="18"/>
      <w:bookmarkEnd w:id="19"/>
      <w:bookmarkEnd w:id="20"/>
    </w:p>
    <w:p w14:paraId="1A6B3A13" w14:textId="77777777" w:rsidR="00B42EE1" w:rsidRDefault="00DB6096">
      <w:pPr>
        <w:ind w:firstLine="709"/>
      </w:pPr>
      <w:r>
        <w:t>Далее приводится процесс функционального тестирования программы.</w:t>
      </w:r>
    </w:p>
    <w:p w14:paraId="1E9FB1DD" w14:textId="77777777" w:rsidR="00B42EE1" w:rsidRDefault="00DB6096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6F771F48" w14:textId="7EA3555B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76ED8D" wp14:editId="0859F89D">
            <wp:extent cx="4538345" cy="2971800"/>
            <wp:effectExtent l="0" t="0" r="0" b="0"/>
            <wp:docPr id="2" name="Рисунок 2" descr="https://sun9-43.userapi.com/impg/wiuUz_VU_EXSsSb_BIQBNFfez-KhqypwX4wYiQ/r8lnynxFrP8.jpg?size=476x312&amp;quality=96&amp;sign=332c6d4a9d85baa52c2b575f717ecd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3.userapi.com/impg/wiuUz_VU_EXSsSb_BIQBNFfez-KhqypwX4wYiQ/r8lnynxFrP8.jpg?size=476x312&amp;quality=96&amp;sign=332c6d4a9d85baa52c2b575f717ecde9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0F9B" w14:textId="77777777" w:rsidR="00B42EE1" w:rsidRDefault="00DB6096">
      <w:pPr>
        <w:ind w:firstLine="0"/>
        <w:jc w:val="center"/>
      </w:pPr>
      <w:r>
        <w:t>Рисунок 4 – Графический интерфейс пользователя</w:t>
      </w:r>
    </w:p>
    <w:p w14:paraId="127B904B" w14:textId="77777777" w:rsidR="00B42EE1" w:rsidRDefault="00DB6096">
      <w:r>
        <w:br w:type="page"/>
      </w:r>
    </w:p>
    <w:p w14:paraId="295B3EB3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1.5.1 Тестовый случай «Добавить элемент»</w:t>
      </w:r>
    </w:p>
    <w:p w14:paraId="2C812E5F" w14:textId="77777777" w:rsidR="00B42EE1" w:rsidRDefault="00DB6096">
      <w:pPr>
        <w:ind w:firstLine="709"/>
      </w:pPr>
      <w:r>
        <w:t>Для добавления элемента необходимо вызвать соответствующую форму путём нажатия кнопки «Добавить фигуру» (рисунок 5).</w:t>
      </w:r>
    </w:p>
    <w:p w14:paraId="72DCC814" w14:textId="7D7D3873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5CC0B4" wp14:editId="29E97D6B">
            <wp:extent cx="2768600" cy="2616200"/>
            <wp:effectExtent l="0" t="0" r="0" b="0"/>
            <wp:docPr id="29" name="Рисунок 29" descr="https://sun92-1.userapi.com/impg/VXH6juelu7roy__-jPH4RfCkJbIhKA2VjRNpCA/sZ8qQ8yAk9Y.jpg?size=291x275&amp;quality=96&amp;sign=5176be0c40ac99f621ddddf14f0665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2-1.userapi.com/impg/VXH6juelu7roy__-jPH4RfCkJbIhKA2VjRNpCA/sZ8qQ8yAk9Y.jpg?size=291x275&amp;quality=96&amp;sign=5176be0c40ac99f621ddddf14f06655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91BE" w14:textId="77777777" w:rsidR="00B42EE1" w:rsidRDefault="00DB6096">
      <w:pPr>
        <w:ind w:firstLine="0"/>
        <w:jc w:val="center"/>
      </w:pPr>
      <w:r>
        <w:t>Рисунок 5 – Форма для добавления элемента</w:t>
      </w:r>
    </w:p>
    <w:p w14:paraId="3387DDD9" w14:textId="0A8EF6E3" w:rsidR="00B42EE1" w:rsidRDefault="00DB6096">
      <w:pPr>
        <w:ind w:firstLine="709"/>
      </w:pPr>
      <w:r>
        <w:t>Параметры любой из выбранных фигур (</w:t>
      </w:r>
      <w:r w:rsidR="00DB7C7B">
        <w:t>круг, прямоугольник, треугольник</w:t>
      </w:r>
      <w:r>
        <w:t>) можно ввести, выбрав соответствующую фигуру в выпадающем меню.</w:t>
      </w:r>
    </w:p>
    <w:p w14:paraId="7E568DAB" w14:textId="77777777" w:rsidR="00B42EE1" w:rsidRDefault="00DB6096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5985D008" w14:textId="457B1E41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08366C" wp14:editId="3386626F">
            <wp:extent cx="2743200" cy="2641600"/>
            <wp:effectExtent l="0" t="0" r="0" b="6350"/>
            <wp:docPr id="30" name="Рисунок 30" descr="https://sun9-49.userapi.com/impg/sEwRTt_sXS0YoXgUvO0JVNYqIHPfhaZSBU0AeQ/wP5zszwiA1k.jpg?size=288x277&amp;quality=96&amp;sign=e6b7157bb6e4e2c6132faee7b78b26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9.userapi.com/impg/sEwRTt_sXS0YoXgUvO0JVNYqIHPfhaZSBU0AeQ/wP5zszwiA1k.jpg?size=288x277&amp;quality=96&amp;sign=e6b7157bb6e4e2c6132faee7b78b26af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A6EF" w14:textId="77777777" w:rsidR="00B42EE1" w:rsidRDefault="00DB6096">
      <w:pPr>
        <w:ind w:firstLine="0"/>
        <w:jc w:val="center"/>
      </w:pPr>
      <w:r>
        <w:t>Рисунок 6 – Заполнение полей</w:t>
      </w:r>
    </w:p>
    <w:p w14:paraId="4B330B78" w14:textId="77777777" w:rsidR="00B42EE1" w:rsidRDefault="00B42EE1">
      <w:pPr>
        <w:ind w:firstLine="0"/>
        <w:jc w:val="center"/>
      </w:pPr>
    </w:p>
    <w:p w14:paraId="004BE31F" w14:textId="5951015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56822D" wp14:editId="34E1E668">
            <wp:extent cx="4538345" cy="3022600"/>
            <wp:effectExtent l="0" t="0" r="0" b="6350"/>
            <wp:docPr id="31" name="Рисунок 31" descr="https://sun9-79.userapi.com/impg/2kqEoBpDJwx_VoWcRo_1e6lMcGCS_a3hcn-QHw/rmzIhl7IlYc.jpg?size=476x317&amp;quality=96&amp;sign=3e27e552bb36ac4992e76cfe6c5286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9.userapi.com/impg/2kqEoBpDJwx_VoWcRo_1e6lMcGCS_a3hcn-QHw/rmzIhl7IlYc.jpg?size=476x317&amp;quality=96&amp;sign=3e27e552bb36ac4992e76cfe6c528664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DEA5" w14:textId="77777777" w:rsidR="00B42EE1" w:rsidRDefault="00DB6096">
      <w:pPr>
        <w:ind w:firstLine="0"/>
        <w:jc w:val="center"/>
      </w:pPr>
      <w:r>
        <w:t>Рисунок 7 – Успешное добавление нового элемента</w:t>
      </w:r>
    </w:p>
    <w:p w14:paraId="24EE5D99" w14:textId="77777777" w:rsidR="00B42EE1" w:rsidRDefault="00B42EE1"/>
    <w:p w14:paraId="67898FF8" w14:textId="77777777" w:rsidR="00B42EE1" w:rsidRDefault="00DB6096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236511AF" w14:textId="77777777" w:rsidR="00B42EE1" w:rsidRDefault="00B42EE1"/>
    <w:p w14:paraId="77643253" w14:textId="680DCC62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drawing>
          <wp:inline distT="0" distB="0" distL="0" distR="0" wp14:anchorId="7466B326" wp14:editId="22F3BA0F">
            <wp:extent cx="3406435" cy="3246401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C7E" w14:textId="77777777" w:rsidR="00B42EE1" w:rsidRDefault="00DB6096">
      <w:pPr>
        <w:ind w:firstLine="0"/>
        <w:jc w:val="center"/>
      </w:pPr>
      <w:r>
        <w:t>Рисунок 8 – Некорректный ввод</w:t>
      </w:r>
    </w:p>
    <w:p w14:paraId="3C799ECE" w14:textId="77777777" w:rsidR="00B42EE1" w:rsidRDefault="00B42EE1">
      <w:pPr>
        <w:ind w:firstLine="0"/>
        <w:jc w:val="center"/>
      </w:pPr>
    </w:p>
    <w:p w14:paraId="20CE274B" w14:textId="5F842C81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6CAC47D9" wp14:editId="284D3AC2">
            <wp:extent cx="3839111" cy="146705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35A6" w14:textId="77777777" w:rsidR="00B42EE1" w:rsidRDefault="00DB6096">
      <w:pPr>
        <w:ind w:firstLine="0"/>
        <w:jc w:val="center"/>
      </w:pPr>
      <w:r>
        <w:t>Рисунок 9 – Сообщение об ошибке</w:t>
      </w:r>
    </w:p>
    <w:p w14:paraId="1204ED23" w14:textId="77777777" w:rsidR="00B42EE1" w:rsidRDefault="00B42EE1">
      <w:pPr>
        <w:ind w:firstLine="709"/>
      </w:pPr>
    </w:p>
    <w:p w14:paraId="620A044C" w14:textId="77777777" w:rsidR="00B42EE1" w:rsidRDefault="00DB6096">
      <w:pPr>
        <w:ind w:firstLine="709"/>
      </w:pPr>
      <w:r>
        <w:t xml:space="preserve">Подобная обработка предусмотрена для всех параметров фигур. </w:t>
      </w:r>
    </w:p>
    <w:p w14:paraId="3553B45F" w14:textId="77777777" w:rsidR="00B42EE1" w:rsidRDefault="00B42EE1">
      <w:pPr>
        <w:ind w:firstLine="709"/>
      </w:pPr>
    </w:p>
    <w:p w14:paraId="673B7567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14:paraId="6F13E8E6" w14:textId="77777777" w:rsidR="00B42EE1" w:rsidRDefault="00DB6096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 фигуру» (рисунки 10 и 11).</w:t>
      </w:r>
    </w:p>
    <w:p w14:paraId="69DAC2C0" w14:textId="77777777" w:rsidR="00B42EE1" w:rsidRDefault="00B42EE1"/>
    <w:p w14:paraId="086E420E" w14:textId="5DB2DC85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1DE11" wp14:editId="177A5DB4">
                <wp:simplePos x="0" y="0"/>
                <wp:positionH relativeFrom="column">
                  <wp:posOffset>816398</wp:posOffset>
                </wp:positionH>
                <wp:positionV relativeFrom="paragraph">
                  <wp:posOffset>2657052</wp:posOffset>
                </wp:positionV>
                <wp:extent cx="1481667" cy="245533"/>
                <wp:effectExtent l="0" t="0" r="23495" b="2159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170BA" id="Прямоугольник 35" o:spid="_x0000_s1026" style="position:absolute;margin-left:64.3pt;margin-top:209.2pt;width:116.65pt;height:1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9F0EF1C" wp14:editId="672A29CE">
            <wp:extent cx="4521200" cy="2971800"/>
            <wp:effectExtent l="0" t="0" r="0" b="0"/>
            <wp:docPr id="34" name="Рисунок 34" descr="https://sun9-63.userapi.com/impg/-UryUSYR2cw-n-btCH-MHLWoz2LAwNlYLWa8Hw/v7efkzdUYwE.jpg?size=475x312&amp;quality=96&amp;sign=0d91efbbe735630889d90fc85acee0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3.userapi.com/impg/-UryUSYR2cw-n-btCH-MHLWoz2LAwNlYLWa8Hw/v7efkzdUYwE.jpg?size=475x312&amp;quality=96&amp;sign=0d91efbbe735630889d90fc85acee00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C1B2" w14:textId="77777777" w:rsidR="00B42EE1" w:rsidRDefault="00DB6096">
      <w:pPr>
        <w:ind w:firstLine="0"/>
        <w:jc w:val="center"/>
      </w:pPr>
      <w:r>
        <w:t>Рисунок 10 – Выбор элемента в таблице</w:t>
      </w:r>
    </w:p>
    <w:p w14:paraId="645B7C63" w14:textId="77777777" w:rsidR="00B42EE1" w:rsidRDefault="00B42EE1">
      <w:pPr>
        <w:ind w:firstLine="0"/>
        <w:jc w:val="center"/>
      </w:pPr>
    </w:p>
    <w:p w14:paraId="24BFE10C" w14:textId="581EE2B0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2E1A1D" wp14:editId="692A263C">
            <wp:extent cx="4521200" cy="2980055"/>
            <wp:effectExtent l="0" t="0" r="0" b="0"/>
            <wp:docPr id="36" name="Рисунок 36" descr="https://sun9-8.userapi.com/impg/DG-31hwZryFb_hP6Rk6o9KhfwZq141CaRTUfkw/svcnaCibvoY.jpg?size=475x313&amp;quality=96&amp;sign=9b86fb59566c63347e6abf2ac60443c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.userapi.com/impg/DG-31hwZryFb_hP6Rk6o9KhfwZq141CaRTUfkw/svcnaCibvoY.jpg?size=475x313&amp;quality=96&amp;sign=9b86fb59566c63347e6abf2ac60443c3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3F3B" w14:textId="26D0A2F7" w:rsidR="00B42EE1" w:rsidRDefault="00DB6096">
      <w:pPr>
        <w:ind w:firstLine="0"/>
        <w:jc w:val="center"/>
      </w:pPr>
      <w:r>
        <w:t>Рисунок 11 – Результат нажатия кнопки «Удалить фигуру»</w:t>
      </w:r>
    </w:p>
    <w:p w14:paraId="796BAB46" w14:textId="7330BD59" w:rsidR="00B42EE1" w:rsidRDefault="00B42EE1"/>
    <w:p w14:paraId="32968B8D" w14:textId="049A86DA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32D18A" wp14:editId="2B32B582">
                <wp:simplePos x="0" y="0"/>
                <wp:positionH relativeFrom="column">
                  <wp:posOffset>798830</wp:posOffset>
                </wp:positionH>
                <wp:positionV relativeFrom="paragraph">
                  <wp:posOffset>2670175</wp:posOffset>
                </wp:positionV>
                <wp:extent cx="1481667" cy="245533"/>
                <wp:effectExtent l="0" t="0" r="23495" b="2159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BE96E" id="Прямоугольник 38" o:spid="_x0000_s1026" style="position:absolute;margin-left:62.9pt;margin-top:210.25pt;width:116.65pt;height: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0030608" wp14:editId="062D5739">
            <wp:extent cx="4538345" cy="2997200"/>
            <wp:effectExtent l="0" t="0" r="0" b="0"/>
            <wp:docPr id="37" name="Рисунок 37" descr="https://sun9-9.userapi.com/impg/GcRyZ8aubhoRjROuTVfAzD5nhypkbKmpFAjKZw/xLA7N6mor2Y.jpg?size=476x315&amp;quality=96&amp;sign=9117f722691743127240815dafcae6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9.userapi.com/impg/GcRyZ8aubhoRjROuTVfAzD5nhypkbKmpFAjKZw/xLA7N6mor2Y.jpg?size=476x315&amp;quality=96&amp;sign=9117f722691743127240815dafcae69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6215" w14:textId="1854B46D" w:rsidR="00B42EE1" w:rsidRDefault="00DB6096">
      <w:pPr>
        <w:ind w:firstLine="0"/>
        <w:jc w:val="center"/>
      </w:pPr>
      <w:r>
        <w:t>Рисунок 12 – Выбор нескольких элементов для удаления</w:t>
      </w:r>
    </w:p>
    <w:p w14:paraId="0FE3B2DF" w14:textId="691E1373" w:rsidR="00B42EE1" w:rsidRDefault="00B42EE1">
      <w:pPr>
        <w:ind w:firstLine="0"/>
        <w:jc w:val="center"/>
      </w:pPr>
    </w:p>
    <w:p w14:paraId="2D51D66D" w14:textId="275F63F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2AB13" wp14:editId="3CA1D46E">
            <wp:extent cx="4512945" cy="2921000"/>
            <wp:effectExtent l="0" t="0" r="1905" b="0"/>
            <wp:docPr id="39" name="Рисунок 39" descr="https://sun9-8.userapi.com/impg/bt4kO4eoKhnC7_9BOvaUtsHQ5WCQK9YGHjxl0A/VA-vi4NfHMo.jpg?size=474x307&amp;quality=96&amp;sign=3207c1e22a7cffd37f6654f8a11b6b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.userapi.com/impg/bt4kO4eoKhnC7_9BOvaUtsHQ5WCQK9YGHjxl0A/VA-vi4NfHMo.jpg?size=474x307&amp;quality=96&amp;sign=3207c1e22a7cffd37f6654f8a11b6be1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DD07" w14:textId="77777777" w:rsidR="00B42EE1" w:rsidRDefault="00DB6096">
      <w:pPr>
        <w:ind w:firstLine="0"/>
        <w:jc w:val="center"/>
      </w:pPr>
      <w:r>
        <w:t>Рисунок 13 – Результат удаления выбранных элементов</w:t>
      </w:r>
    </w:p>
    <w:p w14:paraId="717B2FAE" w14:textId="77777777" w:rsidR="00B42EE1" w:rsidRDefault="00B42EE1"/>
    <w:p w14:paraId="1DE113C2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1.5.3 Тестовый случай «Найти элемент»</w:t>
      </w:r>
    </w:p>
    <w:p w14:paraId="5EBFC288" w14:textId="77777777" w:rsidR="00B42EE1" w:rsidRDefault="00DB6096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7D96B910" w14:textId="77777777" w:rsidR="00B42EE1" w:rsidRDefault="00B42EE1"/>
    <w:p w14:paraId="1A469CF7" w14:textId="55FC70BD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DE411" wp14:editId="36E7191D">
                <wp:simplePos x="0" y="0"/>
                <wp:positionH relativeFrom="column">
                  <wp:posOffset>2306532</wp:posOffset>
                </wp:positionH>
                <wp:positionV relativeFrom="paragraph">
                  <wp:posOffset>2679912</wp:posOffset>
                </wp:positionV>
                <wp:extent cx="1490133" cy="237066"/>
                <wp:effectExtent l="0" t="0" r="15240" b="1079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33" cy="237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C2BDA" id="Прямоугольник 41" o:spid="_x0000_s1026" style="position:absolute;margin-left:181.6pt;margin-top:211pt;width:117.35pt;height:1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3FAE00" wp14:editId="3952789D">
            <wp:extent cx="4512945" cy="2988945"/>
            <wp:effectExtent l="0" t="0" r="1905" b="1905"/>
            <wp:docPr id="40" name="Рисунок 40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76D7" w14:textId="77777777" w:rsidR="00B42EE1" w:rsidRDefault="00DB6096">
      <w:pPr>
        <w:ind w:firstLine="0"/>
        <w:jc w:val="center"/>
      </w:pPr>
      <w:r>
        <w:t>Рисунок 14 – Вызов формы для поиска элементов</w:t>
      </w:r>
    </w:p>
    <w:p w14:paraId="06DBD80C" w14:textId="77777777" w:rsidR="00B42EE1" w:rsidRDefault="00B42EE1">
      <w:pPr>
        <w:ind w:firstLine="0"/>
        <w:jc w:val="center"/>
      </w:pPr>
    </w:p>
    <w:p w14:paraId="3AFBF1D7" w14:textId="521BFBF4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9F1826" wp14:editId="4FE65371">
            <wp:extent cx="2040255" cy="1795145"/>
            <wp:effectExtent l="0" t="0" r="0" b="0"/>
            <wp:docPr id="42" name="Рисунок 42" descr="https://sun92-1.userapi.com/impg/-gdMtpEewsj61CxgrB8qah3HGLZNqm8MPIIWMA/Saz8EqaRRmI.jpg?size=214x188&amp;quality=96&amp;sign=d615857be08acb038b42d13646fdb7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2-1.userapi.com/impg/-gdMtpEewsj61CxgrB8qah3HGLZNqm8MPIIWMA/Saz8EqaRRmI.jpg?size=214x188&amp;quality=96&amp;sign=d615857be08acb038b42d13646fdb7cb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A8C2" w14:textId="77777777" w:rsidR="00B42EE1" w:rsidRDefault="00DB6096">
      <w:pPr>
        <w:ind w:firstLine="0"/>
        <w:jc w:val="center"/>
      </w:pPr>
      <w:r>
        <w:t>Рисунок 15 – Форма для поиска</w:t>
      </w:r>
    </w:p>
    <w:p w14:paraId="4C4C0AA5" w14:textId="77777777" w:rsidR="00B42EE1" w:rsidRDefault="00DB6096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«Запуск фильтра» (рисунки 16 и 17).</w:t>
      </w:r>
    </w:p>
    <w:p w14:paraId="1C4132A3" w14:textId="77777777" w:rsidR="00B42EE1" w:rsidRDefault="00DB6096">
      <w:pPr>
        <w:ind w:firstLine="709"/>
      </w:pPr>
      <w:r>
        <w:t>Для того, чтобы сбросить фильтр, предусмотрена соответствующая кнопка «Сбросить» (рисунок 18).</w:t>
      </w:r>
    </w:p>
    <w:p w14:paraId="0C4050C3" w14:textId="77777777" w:rsidR="00B42EE1" w:rsidRDefault="00B42EE1"/>
    <w:p w14:paraId="1A670F80" w14:textId="67396F8B" w:rsidR="00B42EE1" w:rsidRDefault="00DB7C7B">
      <w:pPr>
        <w:ind w:firstLine="0"/>
        <w:jc w:val="center"/>
        <w:rPr>
          <w:lang w:val="en-US"/>
        </w:rPr>
      </w:pPr>
      <w:r w:rsidRPr="00DB7C7B">
        <w:rPr>
          <w:noProof/>
          <w:lang w:eastAsia="ru-RU"/>
        </w:rPr>
        <w:drawing>
          <wp:inline distT="0" distB="0" distL="0" distR="0" wp14:anchorId="2179156B" wp14:editId="3D376F41">
            <wp:extent cx="2048161" cy="182905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FFD" w14:textId="77777777" w:rsidR="00B42EE1" w:rsidRDefault="00DB6096">
      <w:pPr>
        <w:ind w:firstLine="0"/>
        <w:jc w:val="center"/>
      </w:pPr>
      <w:r>
        <w:t>Рисунок 16 – Поиск элемента по названию</w:t>
      </w:r>
    </w:p>
    <w:p w14:paraId="34D1597B" w14:textId="24E3BB8F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4F9F355D" wp14:editId="29CF1783">
            <wp:extent cx="4525006" cy="29722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A52A" w14:textId="77777777" w:rsidR="00B42EE1" w:rsidRDefault="00DB6096">
      <w:pPr>
        <w:ind w:firstLine="0"/>
        <w:jc w:val="center"/>
      </w:pPr>
      <w:r>
        <w:t>Рисунок 17 – Результат поиска элемента</w:t>
      </w:r>
    </w:p>
    <w:p w14:paraId="0967222A" w14:textId="77777777" w:rsidR="00B42EE1" w:rsidRDefault="00B42EE1">
      <w:pPr>
        <w:ind w:firstLine="0"/>
        <w:jc w:val="center"/>
        <w:rPr>
          <w:lang w:val="en-US"/>
        </w:rPr>
      </w:pPr>
    </w:p>
    <w:p w14:paraId="549659EE" w14:textId="08D4797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456C47" wp14:editId="7FC54AB6">
                <wp:simplePos x="0" y="0"/>
                <wp:positionH relativeFrom="column">
                  <wp:posOffset>3779732</wp:posOffset>
                </wp:positionH>
                <wp:positionV relativeFrom="paragraph">
                  <wp:posOffset>2679065</wp:posOffset>
                </wp:positionV>
                <wp:extent cx="1405466" cy="245533"/>
                <wp:effectExtent l="0" t="0" r="23495" b="2159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466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8ED38E" id="Прямоугольник 46" o:spid="_x0000_s1026" style="position:absolute;margin-left:297.6pt;margin-top:210.95pt;width:110.65pt;height:1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BE1F4B" wp14:editId="44C3300D">
            <wp:extent cx="4512945" cy="2988945"/>
            <wp:effectExtent l="0" t="0" r="1905" b="1905"/>
            <wp:docPr id="45" name="Рисунок 45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F3E7" w14:textId="77777777" w:rsidR="00B42EE1" w:rsidRDefault="00DB6096">
      <w:pPr>
        <w:ind w:firstLine="0"/>
        <w:jc w:val="center"/>
      </w:pPr>
      <w:r>
        <w:t>Рисунок 18 – Сброс условий поиска</w:t>
      </w:r>
    </w:p>
    <w:p w14:paraId="040DA2BD" w14:textId="77777777" w:rsidR="00B42EE1" w:rsidRDefault="00B42EE1"/>
    <w:p w14:paraId="1A28DA85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1.5.4 Тестовый случай «Сохранить данные»</w:t>
      </w:r>
    </w:p>
    <w:p w14:paraId="2C53DA16" w14:textId="77777777" w:rsidR="00B42EE1" w:rsidRDefault="00DB6096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7E2598E" w14:textId="063CDE67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lastRenderedPageBreak/>
        <w:drawing>
          <wp:inline distT="0" distB="0" distL="0" distR="0" wp14:anchorId="682CDC13" wp14:editId="1C03A9C2">
            <wp:extent cx="4505954" cy="2991267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7514" w14:textId="77777777" w:rsidR="00B42EE1" w:rsidRDefault="00DB6096">
      <w:pPr>
        <w:ind w:firstLine="0"/>
        <w:jc w:val="center"/>
      </w:pPr>
      <w:r>
        <w:t>Рисунок 19 – Сохранение данных</w:t>
      </w:r>
    </w:p>
    <w:p w14:paraId="5AA24799" w14:textId="1CE3DF83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6A543F" wp14:editId="0F69809E">
            <wp:extent cx="5940425" cy="3364411"/>
            <wp:effectExtent l="0" t="0" r="3175" b="7620"/>
            <wp:docPr id="48" name="Рисунок 48" descr="https://sun9-39.userapi.com/impg/5Rj4tlnU4bcbIbNIwG-5sIE15CwkmDh8mBcsfg/xS9z014KPs4.jpg?size=945x535&amp;quality=96&amp;sign=8dfe3a2da2aeadba0ac03aecc92d67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9.userapi.com/impg/5Rj4tlnU4bcbIbNIwG-5sIE15CwkmDh8mBcsfg/xS9z014KPs4.jpg?size=945x535&amp;quality=96&amp;sign=8dfe3a2da2aeadba0ac03aecc92d6794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8F6D" w14:textId="77777777" w:rsidR="00B42EE1" w:rsidRDefault="00DB6096">
      <w:pPr>
        <w:ind w:firstLine="0"/>
        <w:jc w:val="center"/>
      </w:pPr>
      <w:r>
        <w:t>Рисунок 20 – Сохранение файла</w:t>
      </w:r>
    </w:p>
    <w:p w14:paraId="37081015" w14:textId="77777777" w:rsidR="00B42EE1" w:rsidRDefault="00B42EE1"/>
    <w:p w14:paraId="4B5DB40B" w14:textId="77777777" w:rsidR="00B42EE1" w:rsidRDefault="00DB6096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64D0EF99" w14:textId="1527F93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835805" wp14:editId="129C66FF">
            <wp:extent cx="4521200" cy="2988945"/>
            <wp:effectExtent l="0" t="0" r="0" b="1905"/>
            <wp:docPr id="49" name="Рисунок 49" descr="https://sun9-19.userapi.com/impg/0_c9U1ix36o6yCvQINpaO0VIiQxpA7gYcFxuUQ/FZlhkUyv3UI.jpg?size=475x314&amp;quality=96&amp;sign=1be23647845fef5bbb7757191eae38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9.userapi.com/impg/0_c9U1ix36o6yCvQINpaO0VIiQxpA7gYcFxuUQ/FZlhkUyv3UI.jpg?size=475x314&amp;quality=96&amp;sign=1be23647845fef5bbb7757191eae3816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A61C" w14:textId="77777777" w:rsidR="00B42EE1" w:rsidRDefault="00DB6096">
      <w:pPr>
        <w:ind w:firstLine="0"/>
        <w:jc w:val="center"/>
      </w:pPr>
      <w:r>
        <w:t>Рисунок 21 – Сообщение о сохранении файла</w:t>
      </w:r>
    </w:p>
    <w:p w14:paraId="01E55EBC" w14:textId="23687E4F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D68DD7" wp14:editId="3BB8B439">
            <wp:extent cx="5940425" cy="3340367"/>
            <wp:effectExtent l="0" t="0" r="3175" b="0"/>
            <wp:docPr id="50" name="Рисунок 50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0E9D" w14:textId="77777777" w:rsidR="00B42EE1" w:rsidRDefault="00DB6096">
      <w:pPr>
        <w:ind w:firstLine="0"/>
        <w:jc w:val="center"/>
      </w:pPr>
      <w:r>
        <w:t>Рисунок 22 – Результат сохранения файла</w:t>
      </w:r>
    </w:p>
    <w:p w14:paraId="323B2970" w14:textId="37E6B238" w:rsidR="00B42EE1" w:rsidRDefault="00DB6096" w:rsidP="001F4868">
      <w:pPr>
        <w:ind w:firstLine="709"/>
      </w:pPr>
      <w:r>
        <w:t>В случае, если таблица пуста, сохранение не производится (рисунок 23).</w:t>
      </w:r>
    </w:p>
    <w:p w14:paraId="22B178B2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98FDF5" wp14:editId="3B538469">
            <wp:extent cx="2573655" cy="1464310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6AB" w14:textId="284FDB12" w:rsidR="00B42EE1" w:rsidRDefault="00DB6096" w:rsidP="001F4868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FFDCF4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1.5.5 Тестовый случай «Загрузить данные»</w:t>
      </w:r>
    </w:p>
    <w:p w14:paraId="5706C8FA" w14:textId="77777777" w:rsidR="00B42EE1" w:rsidRDefault="00DB6096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3A58F4B0" w14:textId="6005B44C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5E2B4EE" wp14:editId="7543E8D2">
            <wp:extent cx="4505954" cy="2991267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3ED" w14:textId="77777777" w:rsidR="00B42EE1" w:rsidRDefault="00DB6096">
      <w:pPr>
        <w:ind w:firstLine="0"/>
        <w:jc w:val="center"/>
      </w:pPr>
      <w:r>
        <w:t>Рисунок 24 – Загрузить данные в таблицу</w:t>
      </w:r>
    </w:p>
    <w:p w14:paraId="53C7A25C" w14:textId="77777777" w:rsidR="00B42EE1" w:rsidRDefault="00B42EE1"/>
    <w:p w14:paraId="2CAC8428" w14:textId="77777777" w:rsidR="00B42EE1" w:rsidRDefault="00DB6096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156D01D" w14:textId="77777777" w:rsidR="00B42EE1" w:rsidRDefault="00B42EE1"/>
    <w:p w14:paraId="2A7AE3B8" w14:textId="3C666037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85FC17" wp14:editId="1F79132E">
            <wp:extent cx="5940425" cy="3340100"/>
            <wp:effectExtent l="0" t="0" r="3175" b="0"/>
            <wp:docPr id="52" name="Рисунок 52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D4FF" w14:textId="77777777" w:rsidR="00B42EE1" w:rsidRDefault="00DB6096">
      <w:pPr>
        <w:ind w:firstLine="0"/>
        <w:jc w:val="center"/>
      </w:pPr>
      <w:r>
        <w:t>Рисунок 25 – Выбор файла для загрузки</w:t>
      </w:r>
    </w:p>
    <w:p w14:paraId="67BE1B98" w14:textId="77777777" w:rsidR="00B42EE1" w:rsidRDefault="00B42EE1"/>
    <w:p w14:paraId="033571B6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413BC9" wp14:editId="019F441F">
            <wp:extent cx="1935480" cy="1463040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4154" t="35856" r="20546" b="14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E47" w14:textId="77777777" w:rsidR="00B42EE1" w:rsidRDefault="00DB6096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EC2B540" w14:textId="77777777" w:rsidR="00B42EE1" w:rsidRDefault="00B42EE1">
      <w:pPr>
        <w:ind w:firstLine="0"/>
        <w:jc w:val="center"/>
      </w:pPr>
    </w:p>
    <w:p w14:paraId="7EB01F5A" w14:textId="4EBD5EA6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1E4ED8E" wp14:editId="567A45F6">
            <wp:extent cx="4515480" cy="295316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CE5C" w14:textId="77777777" w:rsidR="00B42EE1" w:rsidRDefault="00DB6096">
      <w:pPr>
        <w:ind w:firstLine="0"/>
        <w:jc w:val="center"/>
      </w:pPr>
      <w:r>
        <w:t>Рисунок 27 – Результат загрузки данных</w:t>
      </w:r>
    </w:p>
    <w:p w14:paraId="048C7345" w14:textId="77777777" w:rsidR="00B42EE1" w:rsidRDefault="00B42EE1"/>
    <w:p w14:paraId="1B2EDB5C" w14:textId="6531C064" w:rsidR="00B42EE1" w:rsidRDefault="00DB6096">
      <w:pPr>
        <w:ind w:firstLine="709"/>
      </w:pPr>
      <w:r>
        <w:t xml:space="preserve">В случае, </w:t>
      </w:r>
      <w:r w:rsidR="00D44C32" w:rsidRPr="006222F3">
        <w:rPr>
          <w:shd w:val="clear" w:color="auto" w:fill="FFFFFF" w:themeFill="background1"/>
        </w:rPr>
        <w:t>если структура загружаемого файла не распознана</w:t>
      </w:r>
      <w:r w:rsidR="006222F3" w:rsidRPr="006222F3">
        <w:rPr>
          <w:shd w:val="clear" w:color="auto" w:fill="FFFFFF" w:themeFill="background1"/>
        </w:rPr>
        <w:t xml:space="preserve">, </w:t>
      </w:r>
      <w:r w:rsidR="00D44C32" w:rsidRPr="006222F3">
        <w:rPr>
          <w:shd w:val="clear" w:color="auto" w:fill="FFFFFF" w:themeFill="background1"/>
        </w:rPr>
        <w:t xml:space="preserve">в случае если в файле </w:t>
      </w:r>
      <w:r w:rsidR="006222F3" w:rsidRPr="006222F3">
        <w:rPr>
          <w:shd w:val="clear" w:color="auto" w:fill="FFFFFF" w:themeFill="background1"/>
        </w:rPr>
        <w:t>присутствуют</w:t>
      </w:r>
      <w:r w:rsidR="00D44C32" w:rsidRPr="006222F3">
        <w:rPr>
          <w:shd w:val="clear" w:color="auto" w:fill="FFFFFF" w:themeFill="background1"/>
        </w:rPr>
        <w:t xml:space="preserve"> некорректные значения </w:t>
      </w:r>
      <w:r w:rsidR="006222F3" w:rsidRPr="006222F3">
        <w:rPr>
          <w:shd w:val="clear" w:color="auto" w:fill="FFFFFF" w:themeFill="background1"/>
        </w:rPr>
        <w:t xml:space="preserve">параметров или значения отсутствуют, </w:t>
      </w:r>
      <w:r>
        <w:t>появится соответствующее сообщение (рисунок 28).</w:t>
      </w:r>
    </w:p>
    <w:p w14:paraId="6FA22239" w14:textId="77777777" w:rsidR="00B42EE1" w:rsidRDefault="00B42EE1"/>
    <w:p w14:paraId="3A07E1B0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90BDA5" wp14:editId="47C81E82">
            <wp:extent cx="3234690" cy="1548765"/>
            <wp:effectExtent l="0" t="0" r="0" b="0"/>
            <wp:docPr id="2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F5E0" w14:textId="77777777" w:rsidR="00B42EE1" w:rsidRDefault="00DB6096">
      <w:pPr>
        <w:ind w:firstLine="0"/>
        <w:jc w:val="center"/>
        <w:sectPr w:rsidR="00B42EE1">
          <w:footerReference w:type="default" r:id="rId36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>Рисунок 28 – Загрузка повреждённого файла</w:t>
      </w:r>
    </w:p>
    <w:p w14:paraId="0B0A8385" w14:textId="77777777" w:rsidR="00B42EE1" w:rsidRDefault="00DB6096">
      <w:pPr>
        <w:ind w:firstLine="0"/>
        <w:jc w:val="center"/>
        <w:outlineLvl w:val="0"/>
        <w:rPr>
          <w:b/>
          <w:bCs/>
        </w:rPr>
      </w:pPr>
      <w:bookmarkStart w:id="21" w:name="_Toc136600560"/>
      <w:bookmarkStart w:id="22" w:name="_Toc74956678"/>
      <w:bookmarkStart w:id="23" w:name="_Toc74829069"/>
      <w:r>
        <w:rPr>
          <w:b/>
          <w:bCs/>
        </w:rPr>
        <w:lastRenderedPageBreak/>
        <w:t>СПИСОК ИСПОЛЬЗОВАННЫХ ИСТОЧНИКОВ</w:t>
      </w:r>
      <w:bookmarkEnd w:id="21"/>
      <w:bookmarkEnd w:id="22"/>
      <w:bookmarkEnd w:id="23"/>
    </w:p>
    <w:p w14:paraId="2D64436F" w14:textId="77777777" w:rsidR="00B42EE1" w:rsidRDefault="00B42EE1"/>
    <w:p w14:paraId="7A7BC30D" w14:textId="77777777" w:rsidR="00B42EE1" w:rsidRDefault="00DB6096">
      <w:pPr>
        <w:pStyle w:val="ac"/>
        <w:numPr>
          <w:ilvl w:val="0"/>
          <w:numId w:val="4"/>
        </w:numPr>
        <w:ind w:left="0" w:firstLine="709"/>
        <w:sectPr w:rsidR="00B42EE1">
          <w:footerReference w:type="default" r:id="rId37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78F6BFBB" w14:textId="77777777" w:rsidR="00B42EE1" w:rsidRDefault="00DB6096">
      <w:pPr>
        <w:spacing w:after="4680"/>
        <w:ind w:firstLine="0"/>
        <w:jc w:val="center"/>
        <w:outlineLvl w:val="0"/>
        <w:rPr>
          <w:b/>
          <w:bCs/>
        </w:rPr>
      </w:pPr>
      <w:bookmarkStart w:id="24" w:name="_Toc136600561"/>
      <w:bookmarkStart w:id="25" w:name="_Toc74956679"/>
      <w:bookmarkStart w:id="26" w:name="_Toc74829070"/>
      <w:r>
        <w:rPr>
          <w:b/>
          <w:bCs/>
        </w:rPr>
        <w:lastRenderedPageBreak/>
        <w:t>ПРИЛОЖЕНИЕ А</w:t>
      </w:r>
      <w:bookmarkEnd w:id="24"/>
      <w:bookmarkEnd w:id="25"/>
      <w:bookmarkEnd w:id="26"/>
    </w:p>
    <w:p w14:paraId="2D266C6F" w14:textId="77777777" w:rsidR="00B42EE1" w:rsidRDefault="00DB609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361AAFC6" w14:textId="765ADC5C" w:rsidR="00B42EE1" w:rsidRDefault="00DB6096">
      <w:pPr>
        <w:ind w:firstLine="0"/>
        <w:jc w:val="center"/>
      </w:pPr>
      <w:r>
        <w:t xml:space="preserve">Программа для расчёта </w:t>
      </w:r>
      <w:r w:rsidR="007E5709">
        <w:t>площади</w:t>
      </w:r>
      <w:r>
        <w:t xml:space="preserve"> фигур</w:t>
      </w:r>
    </w:p>
    <w:p w14:paraId="38D6036A" w14:textId="069AD120" w:rsidR="00B42EE1" w:rsidRPr="007E5709" w:rsidRDefault="00DB6096">
      <w:pPr>
        <w:spacing w:before="4200"/>
        <w:ind w:firstLine="0"/>
      </w:pPr>
      <w:r>
        <w:t>Разработчик: студент гр. О-5КМ</w:t>
      </w:r>
      <w:r w:rsidR="007E5709" w:rsidRPr="007E5709">
        <w:t>2</w:t>
      </w:r>
      <w:r>
        <w:t xml:space="preserve">1 НИ ТПУ </w:t>
      </w:r>
      <w:r w:rsidR="007E5709">
        <w:t>Умаров Г.Е.</w:t>
      </w:r>
    </w:p>
    <w:p w14:paraId="054DD41A" w14:textId="77777777" w:rsidR="00B42EE1" w:rsidRDefault="00DB6096">
      <w:pPr>
        <w:ind w:firstLine="0"/>
      </w:pPr>
      <w:r>
        <w:t>Заказчик: Канд. техн. наук, доцент каф. КСУП ТУСУР Калентьев А. А.</w:t>
      </w:r>
    </w:p>
    <w:p w14:paraId="15CE8DB7" w14:textId="3EEE5169" w:rsidR="00B42EE1" w:rsidRDefault="007E5709">
      <w:pPr>
        <w:spacing w:before="1800"/>
        <w:ind w:firstLine="0"/>
        <w:jc w:val="center"/>
      </w:pPr>
      <w:r>
        <w:t>Томск 2024</w:t>
      </w:r>
    </w:p>
    <w:p w14:paraId="301F55A9" w14:textId="77777777" w:rsidR="00B42EE1" w:rsidRDefault="00DB6096">
      <w:pPr>
        <w:rPr>
          <w:b/>
          <w:bCs/>
        </w:rPr>
      </w:pPr>
      <w:r>
        <w:br w:type="page"/>
      </w:r>
    </w:p>
    <w:p w14:paraId="3D26065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14:paraId="76CF130B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14:paraId="011A9778" w14:textId="0AABBF38" w:rsidR="00B42EE1" w:rsidRDefault="00DB6096">
      <w:pPr>
        <w:ind w:firstLine="709"/>
      </w:pPr>
      <w:r>
        <w:t xml:space="preserve">Полное наименование: «Программа для расчёта </w:t>
      </w:r>
      <w:r w:rsidR="007E5709">
        <w:t>площади</w:t>
      </w:r>
      <w:r>
        <w:t xml:space="preserve"> фигур».</w:t>
      </w:r>
    </w:p>
    <w:p w14:paraId="74317D7B" w14:textId="77777777" w:rsidR="00B42EE1" w:rsidRDefault="00DB6096">
      <w:pPr>
        <w:ind w:firstLine="709"/>
      </w:pPr>
      <w:r>
        <w:t>Условное обозначение: Система.</w:t>
      </w:r>
    </w:p>
    <w:p w14:paraId="29A7BB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14:paraId="22E1CCEB" w14:textId="77777777" w:rsidR="00B42EE1" w:rsidRDefault="00DB6096">
      <w:pPr>
        <w:ind w:firstLine="709"/>
      </w:pPr>
      <w:r>
        <w:t>Заказчик: Канд. техн. наук, доцент каф. КСУП ТУСУР Калентьев А. А.</w:t>
      </w:r>
    </w:p>
    <w:p w14:paraId="4B7F07F8" w14:textId="519E436F" w:rsidR="00B42EE1" w:rsidRDefault="00DB6096">
      <w:pPr>
        <w:ind w:firstLine="709"/>
      </w:pPr>
      <w:r>
        <w:t>Разработ</w:t>
      </w:r>
      <w:r w:rsidR="007E5709">
        <w:t>чик: Студент гр. О-5КМ2</w:t>
      </w:r>
      <w:r>
        <w:t xml:space="preserve">1 НИ ТПУ </w:t>
      </w:r>
      <w:r w:rsidR="007E5709">
        <w:t>Умаров Г.Е</w:t>
      </w:r>
      <w:r>
        <w:t>.</w:t>
      </w:r>
    </w:p>
    <w:p w14:paraId="6361A29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14:paraId="33A6569D" w14:textId="31DC83D7" w:rsidR="00B42EE1" w:rsidRPr="001F4868" w:rsidRDefault="00DB6096">
      <w:pPr>
        <w:ind w:firstLine="709"/>
      </w:pPr>
      <w:r w:rsidRPr="001F4868">
        <w:t xml:space="preserve">Начало работ: </w:t>
      </w:r>
      <w:r w:rsidR="001F4868" w:rsidRPr="001F4868">
        <w:t>24</w:t>
      </w:r>
      <w:r w:rsidRPr="001F4868">
        <w:t xml:space="preserve"> </w:t>
      </w:r>
      <w:r w:rsidR="001F4868" w:rsidRPr="001F4868">
        <w:t>мая</w:t>
      </w:r>
      <w:r w:rsidRPr="001F4868">
        <w:t xml:space="preserve"> 202</w:t>
      </w:r>
      <w:r w:rsidR="001F4868" w:rsidRPr="001F4868">
        <w:t>4</w:t>
      </w:r>
      <w:r w:rsidRPr="001F4868">
        <w:t xml:space="preserve"> г.</w:t>
      </w:r>
    </w:p>
    <w:p w14:paraId="0F5598E2" w14:textId="7A9925FC" w:rsidR="00B42EE1" w:rsidRDefault="00DB6096">
      <w:pPr>
        <w:ind w:firstLine="709"/>
      </w:pPr>
      <w:r w:rsidRPr="001F4868">
        <w:t xml:space="preserve">Окончание работ: </w:t>
      </w:r>
      <w:r w:rsidR="001F4868" w:rsidRPr="001F4868">
        <w:rPr>
          <w:shd w:val="clear" w:color="auto" w:fill="FFFFFF" w:themeFill="background1"/>
        </w:rPr>
        <w:t>13</w:t>
      </w:r>
      <w:r w:rsidRPr="001F4868">
        <w:rPr>
          <w:shd w:val="clear" w:color="auto" w:fill="FFFFFF" w:themeFill="background1"/>
        </w:rPr>
        <w:t xml:space="preserve"> июня 202</w:t>
      </w:r>
      <w:r w:rsidR="001F4868" w:rsidRPr="001F4868">
        <w:rPr>
          <w:shd w:val="clear" w:color="auto" w:fill="FFFFFF" w:themeFill="background1"/>
        </w:rPr>
        <w:t>4</w:t>
      </w:r>
      <w:r w:rsidRPr="001F4868">
        <w:rPr>
          <w:shd w:val="clear" w:color="auto" w:fill="FFFFFF" w:themeFill="background1"/>
        </w:rPr>
        <w:t xml:space="preserve"> г.</w:t>
      </w:r>
    </w:p>
    <w:p w14:paraId="61D6D364" w14:textId="77777777" w:rsidR="00B42EE1" w:rsidRDefault="00DB6096">
      <w:pPr>
        <w:ind w:firstLine="709"/>
      </w:pPr>
      <w:r>
        <w:br w:type="page"/>
      </w:r>
    </w:p>
    <w:p w14:paraId="0978938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14:paraId="71BF45C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14:paraId="51E3D60D" w14:textId="22AC640B" w:rsidR="00B42EE1" w:rsidRDefault="00DB6096">
      <w:pPr>
        <w:ind w:firstLine="709"/>
      </w:pPr>
      <w:r>
        <w:t xml:space="preserve">Система предназначена для расчёта </w:t>
      </w:r>
      <w:r w:rsidR="007E5709">
        <w:t>площади</w:t>
      </w:r>
      <w:r>
        <w:t xml:space="preserve"> фигур: </w:t>
      </w:r>
      <w:r w:rsidR="007E5709">
        <w:t>круга</w:t>
      </w:r>
      <w:r>
        <w:t xml:space="preserve">, </w:t>
      </w:r>
      <w:r w:rsidR="007E5709">
        <w:t>треугольника</w:t>
      </w:r>
      <w:r>
        <w:t>, п</w:t>
      </w:r>
      <w:r w:rsidR="007E5709">
        <w:t>рямоугольник</w:t>
      </w:r>
      <w:r>
        <w:t>а.</w:t>
      </w:r>
    </w:p>
    <w:p w14:paraId="2C97A1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14:paraId="515DB5D3" w14:textId="68625E41" w:rsidR="00B42EE1" w:rsidRDefault="001F4868">
      <w:r w:rsidRPr="001F4868">
        <w:t>Возможность интеграции с другими образовательными или инженерными программными средствами для расширения функциональности и предоставления дополнительных возможностей пользователям.</w:t>
      </w:r>
      <w:r w:rsidR="00DB6096">
        <w:br w:type="page"/>
      </w:r>
    </w:p>
    <w:p w14:paraId="2ED2D963" w14:textId="4A86B065" w:rsidR="00B42EE1" w:rsidRPr="007E5709" w:rsidRDefault="00DB6096" w:rsidP="007E5709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14:paraId="69EA8720" w14:textId="66A32BEE" w:rsidR="00B42EE1" w:rsidRPr="003A5641" w:rsidRDefault="00DB6096">
      <w:pPr>
        <w:rPr>
          <w:highlight w:val="yellow"/>
        </w:rPr>
      </w:pPr>
      <w:r w:rsidRPr="00782BA7">
        <w:t xml:space="preserve">Вычисление </w:t>
      </w:r>
      <w:r w:rsidR="00782BA7" w:rsidRPr="00782BA7">
        <w:t>площадей</w:t>
      </w:r>
      <w:r w:rsidRPr="00782BA7">
        <w:t xml:space="preserve"> различных </w:t>
      </w:r>
      <w:r w:rsidR="00782BA7" w:rsidRPr="00782BA7">
        <w:t>фигур</w:t>
      </w:r>
      <w:r w:rsidRPr="00782BA7">
        <w:t xml:space="preserve"> может пригодиться в любой сфере жизнедеятельности человека. Например, </w:t>
      </w:r>
      <w:r w:rsidR="00782BA7">
        <w:t>в образовательном процессе для обучения основам планиметрии.</w:t>
      </w:r>
    </w:p>
    <w:p w14:paraId="654EC07F" w14:textId="77777777" w:rsidR="00B42EE1" w:rsidRDefault="00DB6096">
      <w:r w:rsidRPr="00782BA7">
        <w:t>Поскольку такие расчёты выполняются школьниками при выполнении домашних заданий ежедневно, представляется целесообразным автоматизировать этот процесс.</w:t>
      </w:r>
    </w:p>
    <w:p w14:paraId="193BBB3B" w14:textId="77777777" w:rsidR="00B42EE1" w:rsidRDefault="00DB6096">
      <w:r>
        <w:br w:type="page"/>
      </w:r>
    </w:p>
    <w:p w14:paraId="238A79E9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1273B152" w14:textId="77777777" w:rsidR="00B42EE1" w:rsidRDefault="00B42EE1">
      <w:pPr>
        <w:ind w:firstLine="0"/>
      </w:pPr>
    </w:p>
    <w:p w14:paraId="7B6649D0" w14:textId="77777777" w:rsidR="00B42EE1" w:rsidRDefault="00DB6096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B42EE1" w14:paraId="7B73EDB5" w14:textId="77777777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14:paraId="1E2AA527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14:paraId="650E94EB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Тип требования</w:t>
            </w:r>
          </w:p>
        </w:tc>
      </w:tr>
      <w:tr w:rsidR="00B42EE1" w14:paraId="3801E7D5" w14:textId="77777777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14:paraId="29734000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14:paraId="456B1498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Архитектурное требование</w:t>
            </w:r>
          </w:p>
        </w:tc>
      </w:tr>
      <w:tr w:rsidR="00B42EE1" w14:paraId="628F0465" w14:textId="77777777">
        <w:tc>
          <w:tcPr>
            <w:tcW w:w="1386" w:type="dxa"/>
            <w:vAlign w:val="center"/>
          </w:tcPr>
          <w:p w14:paraId="3C279D56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</w:p>
        </w:tc>
        <w:tc>
          <w:tcPr>
            <w:tcW w:w="7968" w:type="dxa"/>
          </w:tcPr>
          <w:p w14:paraId="56CBC69B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B42EE1" w14:paraId="6CE95C6C" w14:textId="77777777">
        <w:tc>
          <w:tcPr>
            <w:tcW w:w="1386" w:type="dxa"/>
            <w:vAlign w:val="center"/>
          </w:tcPr>
          <w:p w14:paraId="23A87999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</w:t>
            </w:r>
          </w:p>
        </w:tc>
        <w:tc>
          <w:tcPr>
            <w:tcW w:w="7968" w:type="dxa"/>
          </w:tcPr>
          <w:p w14:paraId="114DB36F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B42EE1" w14:paraId="4FB88276" w14:textId="77777777">
        <w:tc>
          <w:tcPr>
            <w:tcW w:w="1386" w:type="dxa"/>
            <w:vAlign w:val="center"/>
          </w:tcPr>
          <w:p w14:paraId="4F8B96CA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F</w:t>
            </w:r>
          </w:p>
        </w:tc>
        <w:tc>
          <w:tcPr>
            <w:tcW w:w="7968" w:type="dxa"/>
          </w:tcPr>
          <w:p w14:paraId="3924B174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B42EE1" w14:paraId="1BBDBF04" w14:textId="77777777">
        <w:tc>
          <w:tcPr>
            <w:tcW w:w="1386" w:type="dxa"/>
            <w:vAlign w:val="center"/>
          </w:tcPr>
          <w:p w14:paraId="7471C21B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U</w:t>
            </w:r>
          </w:p>
        </w:tc>
        <w:tc>
          <w:tcPr>
            <w:tcW w:w="7968" w:type="dxa"/>
          </w:tcPr>
          <w:p w14:paraId="4B306C76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14:paraId="5955AF41" w14:textId="77777777" w:rsidR="00B42EE1" w:rsidRDefault="00B42EE1"/>
    <w:p w14:paraId="4731304C" w14:textId="77777777" w:rsidR="00B42EE1" w:rsidRDefault="00DB6096">
      <w:pPr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4516ABBA" w14:textId="77777777" w:rsidR="00B42EE1" w:rsidRDefault="00DB6096"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1C6C96D" w14:textId="77777777" w:rsidR="00B42EE1" w:rsidRDefault="00B42EE1"/>
    <w:p w14:paraId="122A1FAF" w14:textId="77777777" w:rsidR="00B42EE1" w:rsidRDefault="00DB6096">
      <w:pPr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0E422E" w14:textId="1D000C71" w:rsidR="00B42EE1" w:rsidRDefault="00DB6096"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</w:t>
      </w:r>
      <w:r w:rsidR="009E169B">
        <w:t>фигур</w:t>
      </w:r>
      <w:r>
        <w:t xml:space="preserve"> должны храниться в </w:t>
      </w:r>
      <w:r>
        <w:rPr>
          <w:lang w:val="en-US"/>
        </w:rPr>
        <w:t>XML</w:t>
      </w:r>
      <w:r>
        <w:t xml:space="preserve">-файле с расширением </w:t>
      </w:r>
      <w:r w:rsidRPr="00D44C32">
        <w:t>*.</w:t>
      </w:r>
      <w:r w:rsidR="00D44C32" w:rsidRPr="00D44C32">
        <w:rPr>
          <w:lang w:val="en-US"/>
        </w:rPr>
        <w:t>fgr</w:t>
      </w:r>
      <w:r w:rsidRPr="00D44C32">
        <w:t>.</w:t>
      </w:r>
    </w:p>
    <w:p w14:paraId="3F0DD519" w14:textId="77777777" w:rsidR="00B42EE1" w:rsidRDefault="00B42EE1"/>
    <w:p w14:paraId="10B4F9A0" w14:textId="77777777" w:rsidR="00B42EE1" w:rsidRDefault="00DB6096">
      <w:pPr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09D924ED" w14:textId="5E57009B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FB1E16">
        <w:t>площадь</w:t>
      </w:r>
      <w:r>
        <w:t xml:space="preserve"> для следующих фигур:</w:t>
      </w:r>
    </w:p>
    <w:p w14:paraId="6A6A5B9B" w14:textId="27D540FE" w:rsidR="00B42EE1" w:rsidRDefault="007E5709">
      <w:pPr>
        <w:pStyle w:val="ac"/>
        <w:numPr>
          <w:ilvl w:val="0"/>
          <w:numId w:val="2"/>
        </w:numPr>
      </w:pPr>
      <w:r>
        <w:t>прямоугольник</w:t>
      </w:r>
      <w:r w:rsidR="00DB6096">
        <w:t>;</w:t>
      </w:r>
    </w:p>
    <w:p w14:paraId="0D493C67" w14:textId="1BAC7A21" w:rsidR="00B42EE1" w:rsidRDefault="007E5709">
      <w:pPr>
        <w:pStyle w:val="ac"/>
        <w:numPr>
          <w:ilvl w:val="0"/>
          <w:numId w:val="2"/>
        </w:numPr>
      </w:pPr>
      <w:r>
        <w:t>треугольник</w:t>
      </w:r>
      <w:r w:rsidR="00DB6096">
        <w:t>;</w:t>
      </w:r>
    </w:p>
    <w:p w14:paraId="4D9EEEE5" w14:textId="6E3318AD" w:rsidR="00B42EE1" w:rsidRDefault="007E5709">
      <w:pPr>
        <w:pStyle w:val="ac"/>
        <w:numPr>
          <w:ilvl w:val="0"/>
          <w:numId w:val="2"/>
        </w:numPr>
      </w:pPr>
      <w:r>
        <w:t>круг</w:t>
      </w:r>
      <w:r w:rsidR="00DB6096">
        <w:t>.</w:t>
      </w:r>
    </w:p>
    <w:p w14:paraId="653F98DC" w14:textId="4F71D9CC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7E5709">
        <w:t>Площадь прямоугольника</w:t>
      </w:r>
      <w:r>
        <w:t xml:space="preserve"> долж</w:t>
      </w:r>
      <w:r w:rsidR="007E5709">
        <w:t>на</w:t>
      </w:r>
      <w:r>
        <w:t xml:space="preserve"> определяться по выражению</w:t>
      </w:r>
    </w:p>
    <w:p w14:paraId="53D82FAC" w14:textId="26DE3D75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=a⋅b,</m:t>
          </m:r>
        </m:oMath>
      </m:oMathPara>
    </w:p>
    <w:p w14:paraId="27A9CE13" w14:textId="13E68482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</w:t>
      </w:r>
      <w:r w:rsidR="007E5709">
        <w:t>сторона прямоугольника</w:t>
      </w:r>
      <w:r>
        <w:t>, м;</w:t>
      </w:r>
    </w:p>
    <w:p w14:paraId="38537AA8" w14:textId="5DC4A7BE" w:rsidR="00B42EE1" w:rsidRDefault="00DB6096">
      <w:pPr>
        <w:ind w:left="567" w:firstLine="709"/>
      </w:pPr>
      <w:r>
        <w:rPr>
          <w:i/>
          <w:iCs/>
          <w:lang w:val="en-US"/>
        </w:rPr>
        <w:t>b</w:t>
      </w:r>
      <w:r>
        <w:t xml:space="preserve"> – </w:t>
      </w:r>
      <w:r w:rsidR="007E5709">
        <w:t>сторона прямоугольника</w:t>
      </w:r>
      <w:r>
        <w:t>, м;</w:t>
      </w:r>
    </w:p>
    <w:p w14:paraId="5C640BA6" w14:textId="77777777" w:rsidR="007E5709" w:rsidRDefault="007E5709">
      <w:pPr>
        <w:ind w:left="567" w:firstLine="709"/>
      </w:pPr>
    </w:p>
    <w:p w14:paraId="7B6B6C9B" w14:textId="3B7AA036" w:rsidR="00B42EE1" w:rsidRDefault="00DB6096">
      <w:pPr>
        <w:ind w:left="567"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01.02.</w:t>
      </w:r>
      <w:r>
        <w:t xml:space="preserve"> </w:t>
      </w:r>
      <w:r w:rsidR="007E5709">
        <w:t>Площадь треугольника должна</w:t>
      </w:r>
      <w:r>
        <w:t xml:space="preserve"> определяться по выражению</w:t>
      </w:r>
    </w:p>
    <w:p w14:paraId="63327144" w14:textId="6502D49C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ins w:id="27" w:author="Gleb E. Umarov" w:date="2024-06-17T16:46:00Z">
                  <w:rPr>
                    <w:rFonts w:ascii="Cambria Math" w:hAnsi="Cambria Math"/>
                  </w:rPr>
                </w:ins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⋅a⋅h</m:t>
          </m:r>
        </m:oMath>
      </m:oMathPara>
    </w:p>
    <w:p w14:paraId="21301A64" w14:textId="0187277E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h</w:t>
      </w:r>
      <w:r>
        <w:t xml:space="preserve"> – высота </w:t>
      </w:r>
      <w:r w:rsidR="007E5709">
        <w:t>треугольника</w:t>
      </w:r>
      <w:r>
        <w:t>, м;</w:t>
      </w:r>
    </w:p>
    <w:p w14:paraId="4D713C41" w14:textId="0302E175" w:rsidR="00B42EE1" w:rsidRDefault="007E5709">
      <w:pPr>
        <w:ind w:left="567" w:firstLine="709"/>
      </w:pPr>
      <w:r>
        <w:rPr>
          <w:i/>
          <w:iCs/>
        </w:rPr>
        <w:t>а</w:t>
      </w:r>
      <w:r w:rsidR="00DB6096">
        <w:t xml:space="preserve"> – </w:t>
      </w:r>
      <w:r>
        <w:t>основание треугольника, м</w:t>
      </w:r>
      <w:r w:rsidR="00DB6096">
        <w:t>.</w:t>
      </w:r>
    </w:p>
    <w:p w14:paraId="0C215FDC" w14:textId="4DF9E7C0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</w:t>
      </w:r>
      <w:r w:rsidR="007E5709">
        <w:t>Площадь круга должна</w:t>
      </w:r>
      <w:r>
        <w:t xml:space="preserve"> определяться по выражению</w:t>
      </w:r>
    </w:p>
    <w:p w14:paraId="77673104" w14:textId="7A1837BA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=π⋅</m:t>
          </m:r>
          <m:sSup>
            <m:sSupPr>
              <m:ctrlPr>
                <w:ins w:id="28" w:author="Gleb E. Umarov" w:date="2024-06-17T16:46:00Z">
                  <w:rPr>
                    <w:rFonts w:ascii="Cambria Math" w:hAnsi="Cambria Math"/>
                  </w:rPr>
                </w:ins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4CD06C33" w14:textId="0DC3CFD9" w:rsidR="00B42EE1" w:rsidRDefault="00DB6096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>
        <w:t xml:space="preserve"> – радиус </w:t>
      </w:r>
      <w:r w:rsidR="007E5709">
        <w:t>круга</w:t>
      </w:r>
      <w:r>
        <w:t>, м;</w:t>
      </w:r>
    </w:p>
    <w:p w14:paraId="72D3C335" w14:textId="2C096F6E" w:rsidR="00B42EE1" w:rsidRDefault="00DB6096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D44C32" w:rsidRPr="00D44C32">
        <w:t>фигур</w:t>
      </w:r>
      <w:r w:rsidRPr="00D44C32">
        <w:t>.</w:t>
      </w:r>
    </w:p>
    <w:p w14:paraId="40F4AA8F" w14:textId="77777777" w:rsidR="00B42EE1" w:rsidRDefault="00DB6096">
      <w:pPr>
        <w:ind w:left="567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054015C8" w14:textId="77777777" w:rsidR="00B42EE1" w:rsidRDefault="00DB6096">
      <w:pPr>
        <w:pStyle w:val="ac"/>
        <w:numPr>
          <w:ilvl w:val="0"/>
          <w:numId w:val="3"/>
        </w:numPr>
        <w:ind w:left="567"/>
      </w:pPr>
      <w:r>
        <w:t>тип фигуры;</w:t>
      </w:r>
    </w:p>
    <w:p w14:paraId="0690475E" w14:textId="65B94307" w:rsidR="00B42EE1" w:rsidRDefault="007E5709">
      <w:pPr>
        <w:pStyle w:val="ac"/>
        <w:numPr>
          <w:ilvl w:val="0"/>
          <w:numId w:val="3"/>
        </w:numPr>
        <w:ind w:left="567"/>
      </w:pPr>
      <w:r>
        <w:t>площадь</w:t>
      </w:r>
      <w:r w:rsidR="00DB6096">
        <w:t>.</w:t>
      </w:r>
    </w:p>
    <w:p w14:paraId="680E8CFB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11435CFE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60532DA6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05.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720B2E0A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06.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1F235B0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07.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40264C0" w14:textId="77777777" w:rsidR="00B42EE1" w:rsidRDefault="00B42EE1"/>
    <w:p w14:paraId="5ADFDBFC" w14:textId="77777777" w:rsidR="00B42EE1" w:rsidRDefault="00DB6096">
      <w:pPr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59074244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0685FDE1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5D6945AD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2AA2ECBE" w14:textId="77777777" w:rsidR="00B42EE1" w:rsidRDefault="00B42EE1"/>
    <w:p w14:paraId="47610845" w14:textId="77777777" w:rsidR="00B42EE1" w:rsidRDefault="00B42EE1"/>
    <w:p w14:paraId="0F4D42DB" w14:textId="77777777" w:rsidR="007E5709" w:rsidRDefault="007E5709"/>
    <w:p w14:paraId="70871156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4.5 Требования к программному обеспечению</w:t>
      </w:r>
    </w:p>
    <w:p w14:paraId="08B0FB05" w14:textId="77777777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</w:t>
      </w:r>
      <w:r>
        <w:rPr>
          <w:lang w:val="en-US"/>
        </w:rPr>
        <w:t>Windows</w:t>
      </w:r>
      <w:r>
        <w:t xml:space="preserve"> 10. Работоспособность на других выпусках и версиях не гарантируется.</w:t>
      </w:r>
    </w:p>
    <w:p w14:paraId="089A9C27" w14:textId="2C627DC5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версии </w:t>
      </w:r>
      <w:r w:rsidR="00777C14" w:rsidRPr="00777C14">
        <w:t>8</w:t>
      </w:r>
      <w:r>
        <w:t>.0.</w:t>
      </w:r>
    </w:p>
    <w:p w14:paraId="2E653386" w14:textId="77777777" w:rsidR="00B42EE1" w:rsidRDefault="00B42EE1"/>
    <w:p w14:paraId="7B766DB9" w14:textId="77777777" w:rsidR="00B42EE1" w:rsidRDefault="00DB6096">
      <w:pPr>
        <w:rPr>
          <w:b/>
          <w:bCs/>
        </w:rPr>
      </w:pPr>
      <w:r>
        <w:rPr>
          <w:b/>
          <w:bCs/>
        </w:rPr>
        <w:t>4.6 Требования к аппаратному обеспечению</w:t>
      </w:r>
    </w:p>
    <w:p w14:paraId="095C4E71" w14:textId="43152560" w:rsidR="00B42EE1" w:rsidRPr="00D44C32" w:rsidRDefault="00DB6096" w:rsidP="00D44C32">
      <w:pPr>
        <w:shd w:val="clear" w:color="auto" w:fill="FFFFFF" w:themeFill="background1"/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D44C32">
        <w:t xml:space="preserve">Частота </w:t>
      </w:r>
      <w:r w:rsidR="00D44C32" w:rsidRPr="00D44C32">
        <w:t xml:space="preserve">процессора </w:t>
      </w:r>
      <w:r w:rsidRPr="00D44C32">
        <w:rPr>
          <w:shd w:val="clear" w:color="auto" w:fill="FFFFFF" w:themeFill="background1"/>
        </w:rPr>
        <w:t>не менее 2500 МГц.</w:t>
      </w:r>
    </w:p>
    <w:p w14:paraId="3539FED2" w14:textId="3360CA63" w:rsidR="00B42EE1" w:rsidRDefault="00DB6096" w:rsidP="00D44C32">
      <w:pPr>
        <w:shd w:val="clear" w:color="auto" w:fill="FFFFFF" w:themeFill="background1"/>
        <w:rPr>
          <w:shd w:val="clear" w:color="auto" w:fill="FFFF00"/>
        </w:rPr>
      </w:pPr>
      <w:r w:rsidRPr="00D44C32">
        <w:rPr>
          <w:b/>
          <w:bCs/>
          <w:shd w:val="clear" w:color="auto" w:fill="FFFFFF" w:themeFill="background1"/>
          <w:lang w:val="en-US"/>
        </w:rPr>
        <w:t>C</w:t>
      </w:r>
      <w:r w:rsidRPr="00D44C32">
        <w:rPr>
          <w:b/>
          <w:bCs/>
          <w:shd w:val="clear" w:color="auto" w:fill="FFFFFF" w:themeFill="background1"/>
        </w:rPr>
        <w:t>04.</w:t>
      </w:r>
      <w:r w:rsidRPr="00D44C32">
        <w:rPr>
          <w:shd w:val="clear" w:color="auto" w:fill="FFFFFF" w:themeFill="background1"/>
        </w:rPr>
        <w:t xml:space="preserve"> </w:t>
      </w:r>
      <w:r w:rsidR="00D44C32" w:rsidRPr="00D44C32">
        <w:rPr>
          <w:shd w:val="clear" w:color="auto" w:fill="FFFFFF" w:themeFill="background1"/>
        </w:rPr>
        <w:t>Объём оперативной памяти</w:t>
      </w:r>
      <w:r w:rsidRPr="00D44C32">
        <w:rPr>
          <w:shd w:val="clear" w:color="auto" w:fill="FFFFFF" w:themeFill="background1"/>
        </w:rPr>
        <w:t xml:space="preserve"> не менее 2 ГБ.</w:t>
      </w:r>
    </w:p>
    <w:p w14:paraId="0CF199DB" w14:textId="77777777" w:rsidR="00B42EE1" w:rsidRDefault="00B42EE1"/>
    <w:sectPr w:rsidR="00B42EE1">
      <w:footerReference w:type="default" r:id="rId38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7A90E" w14:textId="77777777" w:rsidR="00732549" w:rsidRDefault="00732549">
      <w:pPr>
        <w:spacing w:line="240" w:lineRule="auto"/>
      </w:pPr>
      <w:r>
        <w:separator/>
      </w:r>
    </w:p>
  </w:endnote>
  <w:endnote w:type="continuationSeparator" w:id="0">
    <w:p w14:paraId="378EDC27" w14:textId="77777777" w:rsidR="00732549" w:rsidRDefault="007325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9314514"/>
      <w:docPartObj>
        <w:docPartGallery w:val="Page Numbers (Bottom of Page)"/>
        <w:docPartUnique/>
      </w:docPartObj>
    </w:sdtPr>
    <w:sdtEndPr/>
    <w:sdtContent>
      <w:p w14:paraId="4954E9A3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6884116"/>
      <w:docPartObj>
        <w:docPartGallery w:val="Page Numbers (Bottom of Page)"/>
        <w:docPartUnique/>
      </w:docPartObj>
    </w:sdtPr>
    <w:sdtEndPr/>
    <w:sdtContent>
      <w:p w14:paraId="18A0401C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0776"/>
      <w:docPartObj>
        <w:docPartGallery w:val="Page Numbers (Bottom of Page)"/>
        <w:docPartUnique/>
      </w:docPartObj>
    </w:sdtPr>
    <w:sdtEndPr/>
    <w:sdtContent>
      <w:p w14:paraId="57986021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6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2445984"/>
      <w:docPartObj>
        <w:docPartGallery w:val="Page Numbers (Bottom of Page)"/>
        <w:docPartUnique/>
      </w:docPartObj>
    </w:sdtPr>
    <w:sdtEndPr/>
    <w:sdtContent>
      <w:p w14:paraId="7DE08C4D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2552447"/>
      <w:docPartObj>
        <w:docPartGallery w:val="Page Numbers (Bottom of Page)"/>
        <w:docPartUnique/>
      </w:docPartObj>
    </w:sdtPr>
    <w:sdtEndPr/>
    <w:sdtContent>
      <w:p w14:paraId="25EA77B4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2513740"/>
      <w:docPartObj>
        <w:docPartGallery w:val="Page Numbers (Bottom of Page)"/>
        <w:docPartUnique/>
      </w:docPartObj>
    </w:sdtPr>
    <w:sdtEndPr/>
    <w:sdtContent>
      <w:p w14:paraId="0698C43A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7452B" w14:textId="77777777" w:rsidR="00732549" w:rsidRDefault="00732549">
      <w:pPr>
        <w:spacing w:line="240" w:lineRule="auto"/>
      </w:pPr>
      <w:r>
        <w:separator/>
      </w:r>
    </w:p>
  </w:footnote>
  <w:footnote w:type="continuationSeparator" w:id="0">
    <w:p w14:paraId="2FBDCA3B" w14:textId="77777777" w:rsidR="00732549" w:rsidRDefault="007325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31646"/>
    <w:multiLevelType w:val="multilevel"/>
    <w:tmpl w:val="439051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A0F6E04"/>
    <w:multiLevelType w:val="multilevel"/>
    <w:tmpl w:val="9B9E9ACC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leb E. Umarov">
    <w15:presenceInfo w15:providerId="AD" w15:userId="S-1-5-21-507921405-1993962763-1957994488-1217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EE1"/>
    <w:rsid w:val="001F4868"/>
    <w:rsid w:val="0021294A"/>
    <w:rsid w:val="00217BCA"/>
    <w:rsid w:val="003A5641"/>
    <w:rsid w:val="003E0C88"/>
    <w:rsid w:val="006045EC"/>
    <w:rsid w:val="00613A6D"/>
    <w:rsid w:val="006222F3"/>
    <w:rsid w:val="0068128C"/>
    <w:rsid w:val="00715FA8"/>
    <w:rsid w:val="00732549"/>
    <w:rsid w:val="00777C14"/>
    <w:rsid w:val="00782BA7"/>
    <w:rsid w:val="007E5709"/>
    <w:rsid w:val="007F7591"/>
    <w:rsid w:val="009E169B"/>
    <w:rsid w:val="00A06896"/>
    <w:rsid w:val="00A5587C"/>
    <w:rsid w:val="00B42EE1"/>
    <w:rsid w:val="00B57AA7"/>
    <w:rsid w:val="00BD753A"/>
    <w:rsid w:val="00C5407F"/>
    <w:rsid w:val="00D44C32"/>
    <w:rsid w:val="00DB6096"/>
    <w:rsid w:val="00DB7C7B"/>
    <w:rsid w:val="00E22AD8"/>
    <w:rsid w:val="00F62B61"/>
    <w:rsid w:val="00FB1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4737B"/>
  <w15:docId w15:val="{66E95CE6-0327-45C8-8F33-154CCE3B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B7A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uiPriority w:val="9"/>
    <w:qFormat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CC1342"/>
    <w:rPr>
      <w:color w:val="0563C1" w:themeColor="hyperlink"/>
      <w:u w:val="single"/>
    </w:rPr>
  </w:style>
  <w:style w:type="character" w:customStyle="1" w:styleId="a6">
    <w:name w:val="Ссылка указателя"/>
    <w:qFormat/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7"/>
  </w:style>
  <w:style w:type="paragraph" w:styleId="ac">
    <w:name w:val="List Paragraph"/>
    <w:basedOn w:val="a"/>
    <w:uiPriority w:val="34"/>
    <w:qFormat/>
    <w:rsid w:val="00EF74C9"/>
    <w:pPr>
      <w:ind w:left="720"/>
      <w:contextualSpacing/>
    </w:pPr>
  </w:style>
  <w:style w:type="paragraph" w:customStyle="1" w:styleId="ad">
    <w:name w:val="Колонтитул"/>
    <w:basedOn w:val="a"/>
    <w:qFormat/>
  </w:style>
  <w:style w:type="paragraph" w:styleId="a4">
    <w:name w:val="footer"/>
    <w:basedOn w:val="a"/>
    <w:link w:val="a3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paragraph" w:styleId="ae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table" w:customStyle="1" w:styleId="11">
    <w:name w:val="Заголовок 1 Знак1"/>
    <w:basedOn w:val="a1"/>
    <w:link w:val="1"/>
    <w:uiPriority w:val="39"/>
    <w:rsid w:val="00EF74C9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39"/>
    <w:rsid w:val="00EF74C9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3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oter" Target="footer5.xml"/><Relationship Id="rId40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oter" Target="footer4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2605</TotalTime>
  <Pages>29</Pages>
  <Words>1967</Words>
  <Characters>11214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E. Umarov</dc:creator>
  <cp:keywords/>
  <dc:description/>
  <cp:lastModifiedBy>Gleb E. Umarov</cp:lastModifiedBy>
  <cp:revision>10</cp:revision>
  <dcterms:created xsi:type="dcterms:W3CDTF">2024-05-30T18:49:00Z</dcterms:created>
  <dcterms:modified xsi:type="dcterms:W3CDTF">2024-06-20T03:57:00Z</dcterms:modified>
  <dc:language>ru-RU</dc:language>
</cp:coreProperties>
</file>